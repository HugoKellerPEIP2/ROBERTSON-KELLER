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51742" w14:textId="4A31A568" w:rsidR="00155DC7" w:rsidRPr="00974416" w:rsidRDefault="00155DC7" w:rsidP="00155DC7">
      <w:pPr>
        <w:spacing w:before="120" w:after="120"/>
        <w:jc w:val="both"/>
        <w:rPr>
          <w:b/>
          <w:sz w:val="40"/>
          <w:szCs w:val="40"/>
        </w:rPr>
      </w:pPr>
      <w:r w:rsidRPr="00974416">
        <w:rPr>
          <w:b/>
          <w:sz w:val="40"/>
          <w:szCs w:val="40"/>
        </w:rPr>
        <w:t xml:space="preserve">RAPPORT BIBLIOGRAPHIQUE </w:t>
      </w:r>
      <w:r w:rsidR="00CD029E" w:rsidRPr="00974416">
        <w:rPr>
          <w:b/>
          <w:sz w:val="40"/>
          <w:szCs w:val="40"/>
        </w:rPr>
        <w:t>PROJET ARDUINO – PEIP2</w:t>
      </w:r>
    </w:p>
    <w:p w14:paraId="403A00FD" w14:textId="72A3D909" w:rsidR="00155DC7" w:rsidRPr="00974416" w:rsidRDefault="00155DC7" w:rsidP="00155DC7">
      <w:pPr>
        <w:spacing w:before="120" w:after="120"/>
        <w:jc w:val="both"/>
        <w:rPr>
          <w:b/>
          <w:i/>
          <w:sz w:val="32"/>
          <w:szCs w:val="32"/>
        </w:rPr>
      </w:pPr>
      <w:r w:rsidRPr="00974416">
        <w:rPr>
          <w:b/>
          <w:i/>
          <w:sz w:val="32"/>
          <w:szCs w:val="32"/>
        </w:rPr>
        <w:t xml:space="preserve">Année scolaire </w:t>
      </w:r>
      <w:r w:rsidR="00CD029E" w:rsidRPr="00974416">
        <w:rPr>
          <w:b/>
          <w:i/>
          <w:sz w:val="32"/>
          <w:szCs w:val="32"/>
        </w:rPr>
        <w:t>2020-2021</w:t>
      </w:r>
    </w:p>
    <w:p w14:paraId="0C44C4BA" w14:textId="77777777" w:rsidR="00155DC7" w:rsidRPr="00974416" w:rsidRDefault="00155DC7" w:rsidP="00155DC7">
      <w:pPr>
        <w:spacing w:before="120" w:after="120"/>
        <w:jc w:val="both"/>
        <w:rPr>
          <w:b/>
          <w:sz w:val="40"/>
          <w:szCs w:val="40"/>
        </w:rPr>
      </w:pPr>
    </w:p>
    <w:p w14:paraId="06A1C24D" w14:textId="68216A9A" w:rsidR="00693F26" w:rsidRPr="00974416" w:rsidRDefault="00693F26" w:rsidP="00155DC7">
      <w:pPr>
        <w:spacing w:before="120" w:after="120"/>
        <w:jc w:val="both"/>
        <w:rPr>
          <w:b/>
          <w:sz w:val="40"/>
          <w:szCs w:val="40"/>
        </w:rPr>
      </w:pPr>
    </w:p>
    <w:p w14:paraId="4E9320FC" w14:textId="77777777" w:rsidR="00155DC7" w:rsidRPr="00974416" w:rsidRDefault="00155DC7" w:rsidP="00155DC7">
      <w:pPr>
        <w:spacing w:before="120" w:after="120"/>
        <w:jc w:val="both"/>
        <w:rPr>
          <w:b/>
          <w:sz w:val="40"/>
          <w:szCs w:val="40"/>
        </w:rPr>
      </w:pPr>
    </w:p>
    <w:p w14:paraId="7D654E3E" w14:textId="77777777" w:rsidR="00155DC7" w:rsidRPr="00974416" w:rsidRDefault="00155DC7" w:rsidP="00155DC7">
      <w:pPr>
        <w:spacing w:before="120" w:after="120"/>
        <w:jc w:val="both"/>
        <w:rPr>
          <w:b/>
          <w:sz w:val="40"/>
          <w:szCs w:val="40"/>
        </w:rPr>
      </w:pPr>
    </w:p>
    <w:p w14:paraId="3277938A" w14:textId="229D7BAA" w:rsidR="00155DC7" w:rsidRPr="00974416" w:rsidRDefault="00080AF1" w:rsidP="00155DC7">
      <w:pPr>
        <w:spacing w:before="120" w:after="120"/>
        <w:jc w:val="both"/>
        <w:rPr>
          <w:b/>
          <w:sz w:val="40"/>
          <w:szCs w:val="40"/>
        </w:rPr>
      </w:pPr>
      <w:r w:rsidRPr="00974416">
        <w:rPr>
          <w:noProof/>
        </w:rPr>
        <mc:AlternateContent>
          <mc:Choice Requires="wps">
            <w:drawing>
              <wp:anchor distT="0" distB="0" distL="114300" distR="114300" simplePos="0" relativeHeight="251663383" behindDoc="0" locked="0" layoutInCell="1" allowOverlap="1" wp14:anchorId="2A71A0E5" wp14:editId="7599FFD2">
                <wp:simplePos x="0" y="0"/>
                <wp:positionH relativeFrom="column">
                  <wp:posOffset>1327937</wp:posOffset>
                </wp:positionH>
                <wp:positionV relativeFrom="paragraph">
                  <wp:posOffset>57284</wp:posOffset>
                </wp:positionV>
                <wp:extent cx="3966210" cy="92964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966210" cy="929640"/>
                        </a:xfrm>
                        <a:prstGeom prst="rect">
                          <a:avLst/>
                        </a:prstGeom>
                        <a:noFill/>
                        <a:ln>
                          <a:noFill/>
                        </a:ln>
                      </wps:spPr>
                      <wps:txbx>
                        <w:txbxContent>
                          <w:p w14:paraId="045D8910" w14:textId="77777777" w:rsidR="00080AF1" w:rsidRPr="00080AF1" w:rsidRDefault="00080AF1" w:rsidP="00080AF1">
                            <w:pPr>
                              <w:spacing w:before="120" w:after="120"/>
                              <w:rPr>
                                <w:rFonts w:ascii="Century Schoolbook" w:hAnsi="Century Schoolbook"/>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80AF1">
                              <w:rPr>
                                <w:rFonts w:ascii="Century Schoolbook" w:hAnsi="Century Schoolbook"/>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PolyCoins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1A0E5" id="_x0000_t202" coordsize="21600,21600" o:spt="202" path="m,l,21600r21600,l21600,xe">
                <v:stroke joinstyle="miter"/>
                <v:path gradientshapeok="t" o:connecttype="rect"/>
              </v:shapetype>
              <v:shape id="Zone de texte 1" o:spid="_x0000_s1026" type="#_x0000_t202" style="position:absolute;left:0;text-align:left;margin-left:104.55pt;margin-top:4.5pt;width:312.3pt;height:73.2pt;z-index:251663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" filled="f" stroked="f">
                <v:fill o:detectmouseclick="t"/>
                <v:textbox>
                  <w:txbxContent>
                    <w:p w14:paraId="045D8910" w14:textId="77777777" w:rsidR="00080AF1" w:rsidRPr="00080AF1" w:rsidRDefault="00080AF1" w:rsidP="00080AF1">
                      <w:pPr>
                        <w:spacing w:before="120" w:after="120"/>
                        <w:rPr>
                          <w:rFonts w:ascii="Century Schoolbook" w:hAnsi="Century Schoolbook"/>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80AF1">
                        <w:rPr>
                          <w:rFonts w:ascii="Century Schoolbook" w:hAnsi="Century Schoolbook"/>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PolyCoins</w:t>
                      </w:r>
                      <w:proofErr w:type="spellEnd"/>
                    </w:p>
                  </w:txbxContent>
                </v:textbox>
                <w10:wrap type="square"/>
              </v:shape>
            </w:pict>
          </mc:Fallback>
        </mc:AlternateContent>
      </w:r>
    </w:p>
    <w:p w14:paraId="3063E814" w14:textId="77777777" w:rsidR="00155DC7" w:rsidRPr="00974416" w:rsidRDefault="00155DC7" w:rsidP="00155DC7">
      <w:pPr>
        <w:spacing w:before="120" w:after="120"/>
        <w:jc w:val="both"/>
        <w:rPr>
          <w:sz w:val="22"/>
        </w:rPr>
      </w:pPr>
    </w:p>
    <w:p w14:paraId="03CB2408" w14:textId="034B8535" w:rsidR="00155DC7" w:rsidRPr="00974416" w:rsidRDefault="00155DC7" w:rsidP="00155DC7">
      <w:pPr>
        <w:spacing w:before="120" w:after="120"/>
        <w:jc w:val="both"/>
        <w:rPr>
          <w:sz w:val="22"/>
        </w:rPr>
      </w:pPr>
    </w:p>
    <w:p w14:paraId="0341F0DD" w14:textId="13C20104" w:rsidR="00B02CDB" w:rsidRPr="00974416" w:rsidRDefault="00B02CDB" w:rsidP="00155DC7">
      <w:pPr>
        <w:spacing w:before="120" w:after="120"/>
        <w:jc w:val="both"/>
        <w:rPr>
          <w:sz w:val="22"/>
        </w:rPr>
      </w:pPr>
    </w:p>
    <w:p w14:paraId="14ADBFCE" w14:textId="68A40D61" w:rsidR="00B02CDB" w:rsidRPr="00974416" w:rsidRDefault="00B02CDB" w:rsidP="00155DC7">
      <w:pPr>
        <w:spacing w:before="120" w:after="120"/>
        <w:jc w:val="both"/>
        <w:rPr>
          <w:sz w:val="22"/>
        </w:rPr>
      </w:pPr>
    </w:p>
    <w:p w14:paraId="78A23E2F" w14:textId="03389A0C" w:rsidR="00B02CDB" w:rsidRPr="00974416" w:rsidRDefault="00B02CDB" w:rsidP="00155DC7">
      <w:pPr>
        <w:spacing w:before="120" w:after="120"/>
        <w:jc w:val="both"/>
        <w:rPr>
          <w:sz w:val="22"/>
        </w:rPr>
      </w:pPr>
    </w:p>
    <w:p w14:paraId="2D7A7356" w14:textId="4DA76DD4" w:rsidR="00B02CDB" w:rsidRPr="00974416" w:rsidRDefault="00B02CDB" w:rsidP="00155DC7">
      <w:pPr>
        <w:spacing w:before="120" w:after="120"/>
        <w:jc w:val="both"/>
        <w:rPr>
          <w:sz w:val="22"/>
        </w:rPr>
      </w:pPr>
    </w:p>
    <w:p w14:paraId="2B2D48B7" w14:textId="034B6123" w:rsidR="00B02CDB" w:rsidRPr="00974416" w:rsidRDefault="00B02CDB" w:rsidP="00155DC7">
      <w:pPr>
        <w:spacing w:before="120" w:after="120"/>
        <w:jc w:val="both"/>
        <w:rPr>
          <w:sz w:val="22"/>
        </w:rPr>
      </w:pPr>
    </w:p>
    <w:p w14:paraId="7DDA2838" w14:textId="3545E881" w:rsidR="00B02CDB" w:rsidRPr="00974416" w:rsidRDefault="00B02CDB" w:rsidP="00155DC7">
      <w:pPr>
        <w:spacing w:before="120" w:after="120"/>
        <w:jc w:val="both"/>
        <w:rPr>
          <w:sz w:val="22"/>
        </w:rPr>
      </w:pPr>
    </w:p>
    <w:p w14:paraId="55F56684" w14:textId="426AC4FF" w:rsidR="00B02CDB" w:rsidRPr="00974416" w:rsidRDefault="00B02CDB" w:rsidP="00155DC7">
      <w:pPr>
        <w:spacing w:before="120" w:after="120"/>
        <w:jc w:val="both"/>
        <w:rPr>
          <w:sz w:val="22"/>
        </w:rPr>
      </w:pPr>
    </w:p>
    <w:p w14:paraId="15144BD2" w14:textId="46AD8151" w:rsidR="00B02CDB" w:rsidRPr="00974416" w:rsidRDefault="00B02CDB" w:rsidP="00155DC7">
      <w:pPr>
        <w:spacing w:before="120" w:after="120"/>
        <w:jc w:val="both"/>
        <w:rPr>
          <w:sz w:val="22"/>
        </w:rPr>
      </w:pPr>
    </w:p>
    <w:p w14:paraId="0946EBF4" w14:textId="00D695DC" w:rsidR="00B02CDB" w:rsidRPr="00974416" w:rsidRDefault="00B02CDB" w:rsidP="00155DC7">
      <w:pPr>
        <w:spacing w:before="120" w:after="120"/>
        <w:jc w:val="both"/>
        <w:rPr>
          <w:sz w:val="22"/>
        </w:rPr>
      </w:pPr>
    </w:p>
    <w:p w14:paraId="433FBE76" w14:textId="7F7A8EC7" w:rsidR="00B02CDB" w:rsidRPr="00974416" w:rsidRDefault="00B02CDB" w:rsidP="00155DC7">
      <w:pPr>
        <w:spacing w:before="120" w:after="120"/>
        <w:jc w:val="both"/>
        <w:rPr>
          <w:sz w:val="22"/>
        </w:rPr>
      </w:pPr>
    </w:p>
    <w:p w14:paraId="1BC472C3" w14:textId="5A737017" w:rsidR="00B02CDB" w:rsidRPr="00974416" w:rsidRDefault="00B02CDB" w:rsidP="00155DC7">
      <w:pPr>
        <w:spacing w:before="120" w:after="120"/>
        <w:jc w:val="both"/>
        <w:rPr>
          <w:sz w:val="22"/>
        </w:rPr>
      </w:pPr>
    </w:p>
    <w:p w14:paraId="19A0069D" w14:textId="2B2A69DC" w:rsidR="00B02CDB" w:rsidRPr="00974416" w:rsidRDefault="00B02CDB" w:rsidP="00155DC7">
      <w:pPr>
        <w:spacing w:before="120" w:after="120"/>
        <w:jc w:val="both"/>
        <w:rPr>
          <w:sz w:val="22"/>
        </w:rPr>
      </w:pPr>
    </w:p>
    <w:p w14:paraId="152BF8F0" w14:textId="6DA35BF9" w:rsidR="00B02CDB" w:rsidRDefault="00B02CDB" w:rsidP="00155DC7">
      <w:pPr>
        <w:spacing w:before="120" w:after="120"/>
        <w:jc w:val="both"/>
        <w:rPr>
          <w:sz w:val="22"/>
        </w:rPr>
      </w:pPr>
    </w:p>
    <w:p w14:paraId="2F0C4D74" w14:textId="0604277F" w:rsidR="00974416" w:rsidRDefault="00974416" w:rsidP="00155DC7">
      <w:pPr>
        <w:spacing w:before="120" w:after="120"/>
        <w:jc w:val="both"/>
        <w:rPr>
          <w:sz w:val="22"/>
        </w:rPr>
      </w:pPr>
    </w:p>
    <w:p w14:paraId="686BEA22" w14:textId="77777777" w:rsidR="00974416" w:rsidRPr="00974416" w:rsidRDefault="00974416" w:rsidP="00155DC7">
      <w:pPr>
        <w:spacing w:before="120" w:after="120"/>
        <w:jc w:val="both"/>
        <w:rPr>
          <w:sz w:val="22"/>
        </w:rPr>
      </w:pPr>
    </w:p>
    <w:p w14:paraId="52FE41CF" w14:textId="77777777" w:rsidR="00B02CDB" w:rsidRPr="00974416" w:rsidRDefault="00B02CDB" w:rsidP="00155DC7">
      <w:pPr>
        <w:spacing w:before="120" w:after="120"/>
        <w:jc w:val="both"/>
        <w:rPr>
          <w:sz w:val="22"/>
        </w:rPr>
      </w:pPr>
    </w:p>
    <w:p w14:paraId="2331F570" w14:textId="77777777" w:rsidR="00155DC7" w:rsidRPr="00974416" w:rsidRDefault="00155DC7" w:rsidP="00155DC7">
      <w:pPr>
        <w:spacing w:before="120" w:after="120"/>
        <w:jc w:val="both"/>
        <w:rPr>
          <w:sz w:val="22"/>
        </w:rPr>
      </w:pPr>
    </w:p>
    <w:p w14:paraId="4EA19BCF" w14:textId="3929A037" w:rsidR="00155DC7" w:rsidRPr="00974416" w:rsidRDefault="00CD029E" w:rsidP="00155DC7">
      <w:pPr>
        <w:spacing w:before="120" w:after="120"/>
        <w:jc w:val="both"/>
        <w:rPr>
          <w:b/>
          <w:sz w:val="40"/>
          <w:szCs w:val="40"/>
        </w:rPr>
      </w:pPr>
      <w:r w:rsidRPr="00974416">
        <w:rPr>
          <w:b/>
          <w:sz w:val="40"/>
          <w:szCs w:val="40"/>
        </w:rPr>
        <w:t>Étudiants</w:t>
      </w:r>
      <w:r w:rsidR="00155DC7" w:rsidRPr="00974416">
        <w:rPr>
          <w:b/>
          <w:sz w:val="40"/>
          <w:szCs w:val="40"/>
        </w:rPr>
        <w:t> :</w:t>
      </w:r>
      <w:r w:rsidRPr="00974416">
        <w:rPr>
          <w:b/>
          <w:sz w:val="40"/>
          <w:szCs w:val="40"/>
        </w:rPr>
        <w:t xml:space="preserve"> Hugo Keller et Julie Robertson.</w:t>
      </w:r>
    </w:p>
    <w:p w14:paraId="28E33109" w14:textId="77777777" w:rsidR="00155DC7" w:rsidRPr="00974416" w:rsidRDefault="00155DC7" w:rsidP="00155DC7">
      <w:pPr>
        <w:spacing w:before="120" w:after="120"/>
        <w:jc w:val="both"/>
        <w:rPr>
          <w:sz w:val="22"/>
        </w:rPr>
      </w:pPr>
    </w:p>
    <w:p w14:paraId="194A918D" w14:textId="05B5429F" w:rsidR="00845498" w:rsidRPr="00974416" w:rsidRDefault="00155DC7" w:rsidP="00506310">
      <w:pPr>
        <w:spacing w:before="120" w:after="120"/>
        <w:jc w:val="both"/>
        <w:rPr>
          <w:b/>
          <w:sz w:val="40"/>
          <w:szCs w:val="40"/>
        </w:rPr>
      </w:pPr>
      <w:r w:rsidRPr="00974416">
        <w:rPr>
          <w:b/>
          <w:sz w:val="40"/>
          <w:szCs w:val="40"/>
        </w:rPr>
        <w:t>Encadrant :</w:t>
      </w:r>
      <w:r w:rsidR="00CD029E" w:rsidRPr="00974416">
        <w:rPr>
          <w:b/>
          <w:sz w:val="40"/>
          <w:szCs w:val="40"/>
        </w:rPr>
        <w:t xml:space="preserve"> Pascal Masson.</w:t>
      </w:r>
    </w:p>
    <w:p w14:paraId="5AAB54E2" w14:textId="79E44C32" w:rsidR="00080AF1" w:rsidRDefault="00080AF1" w:rsidP="00506310">
      <w:pPr>
        <w:spacing w:before="120" w:after="120"/>
        <w:jc w:val="both"/>
        <w:rPr>
          <w:rFonts w:ascii="Century Schoolbook" w:hAnsi="Century Schoolbook"/>
          <w:b/>
          <w:sz w:val="40"/>
          <w:szCs w:val="40"/>
        </w:rPr>
      </w:pPr>
    </w:p>
    <w:p w14:paraId="071F68B8" w14:textId="7DA4EA14" w:rsidR="00845498" w:rsidRPr="00974416" w:rsidRDefault="00845498" w:rsidP="00974416">
      <w:pPr>
        <w:jc w:val="center"/>
        <w:rPr>
          <w:b/>
          <w:bCs/>
          <w:sz w:val="52"/>
          <w:szCs w:val="52"/>
        </w:rPr>
      </w:pPr>
      <w:r w:rsidRPr="00974416">
        <w:rPr>
          <w:b/>
          <w:bCs/>
          <w:sz w:val="52"/>
          <w:szCs w:val="52"/>
        </w:rPr>
        <w:t>SOMMAIRE</w:t>
      </w:r>
    </w:p>
    <w:p w14:paraId="3AB4F016" w14:textId="77777777" w:rsidR="00845498" w:rsidRPr="00974416" w:rsidRDefault="00845498" w:rsidP="00845498">
      <w:pPr>
        <w:jc w:val="center"/>
        <w:rPr>
          <w:b/>
          <w:bCs/>
          <w:sz w:val="40"/>
          <w:szCs w:val="40"/>
        </w:rPr>
      </w:pPr>
    </w:p>
    <w:p w14:paraId="52C5CF01" w14:textId="5F31B86A" w:rsidR="00845498" w:rsidRPr="00974416" w:rsidRDefault="00845498">
      <w:pPr>
        <w:rPr>
          <w:sz w:val="36"/>
          <w:szCs w:val="36"/>
        </w:rPr>
      </w:pPr>
    </w:p>
    <w:p w14:paraId="117CA0CA" w14:textId="41E3A419" w:rsidR="00845498" w:rsidRPr="00974416" w:rsidRDefault="00191F21" w:rsidP="00080AF1">
      <w:pPr>
        <w:pStyle w:val="Paragraphedeliste"/>
        <w:numPr>
          <w:ilvl w:val="0"/>
          <w:numId w:val="2"/>
        </w:numPr>
        <w:spacing w:line="480" w:lineRule="auto"/>
        <w:rPr>
          <w:sz w:val="40"/>
          <w:szCs w:val="40"/>
        </w:rPr>
      </w:pPr>
      <w:r w:rsidRPr="00974416">
        <w:rPr>
          <w:sz w:val="40"/>
          <w:szCs w:val="40"/>
        </w:rPr>
        <w:t xml:space="preserve"> </w:t>
      </w:r>
      <w:r w:rsidR="00845498" w:rsidRPr="00974416">
        <w:rPr>
          <w:sz w:val="40"/>
          <w:szCs w:val="40"/>
        </w:rPr>
        <w:t>Introduction.</w:t>
      </w:r>
    </w:p>
    <w:p w14:paraId="399DF16D" w14:textId="384F2015" w:rsidR="00080AF1" w:rsidRPr="00974416" w:rsidRDefault="00080AF1" w:rsidP="00080AF1">
      <w:pPr>
        <w:pStyle w:val="Paragraphedeliste"/>
        <w:numPr>
          <w:ilvl w:val="0"/>
          <w:numId w:val="2"/>
        </w:numPr>
        <w:spacing w:line="480" w:lineRule="auto"/>
        <w:rPr>
          <w:sz w:val="40"/>
          <w:szCs w:val="40"/>
        </w:rPr>
      </w:pPr>
      <w:r w:rsidRPr="00974416">
        <w:rPr>
          <w:sz w:val="40"/>
          <w:szCs w:val="40"/>
        </w:rPr>
        <w:t xml:space="preserve"> Analyse des projets d’autres étudiants.</w:t>
      </w:r>
    </w:p>
    <w:p w14:paraId="6FB4E122" w14:textId="39BFC956" w:rsidR="00080AF1" w:rsidRPr="00974416" w:rsidRDefault="00080AF1" w:rsidP="00080AF1">
      <w:pPr>
        <w:pStyle w:val="Paragraphedeliste"/>
        <w:numPr>
          <w:ilvl w:val="1"/>
          <w:numId w:val="2"/>
        </w:numPr>
        <w:spacing w:line="480" w:lineRule="auto"/>
        <w:rPr>
          <w:sz w:val="32"/>
          <w:szCs w:val="32"/>
        </w:rPr>
      </w:pPr>
      <w:r w:rsidRPr="00974416">
        <w:rPr>
          <w:sz w:val="32"/>
          <w:szCs w:val="32"/>
        </w:rPr>
        <w:t xml:space="preserve"> La </w:t>
      </w:r>
      <w:proofErr w:type="spellStart"/>
      <w:r w:rsidRPr="00974416">
        <w:rPr>
          <w:sz w:val="32"/>
          <w:szCs w:val="32"/>
        </w:rPr>
        <w:t>SmartCash</w:t>
      </w:r>
      <w:proofErr w:type="spellEnd"/>
    </w:p>
    <w:p w14:paraId="28DEDDEA" w14:textId="6AB5BBB6" w:rsidR="00191F21" w:rsidRPr="00974416" w:rsidRDefault="00080AF1" w:rsidP="00080AF1">
      <w:pPr>
        <w:pStyle w:val="Paragraphedeliste"/>
        <w:numPr>
          <w:ilvl w:val="1"/>
          <w:numId w:val="2"/>
        </w:numPr>
        <w:spacing w:line="480" w:lineRule="auto"/>
        <w:rPr>
          <w:sz w:val="32"/>
          <w:szCs w:val="32"/>
        </w:rPr>
      </w:pPr>
      <w:r w:rsidRPr="00974416">
        <w:rPr>
          <w:sz w:val="32"/>
          <w:szCs w:val="32"/>
        </w:rPr>
        <w:t xml:space="preserve"> TPE Monnayeur</w:t>
      </w:r>
    </w:p>
    <w:p w14:paraId="2C79AA82" w14:textId="309D1512" w:rsidR="00191F21" w:rsidRPr="00974416" w:rsidRDefault="00191F21" w:rsidP="00080AF1">
      <w:pPr>
        <w:pStyle w:val="Paragraphedeliste"/>
        <w:numPr>
          <w:ilvl w:val="1"/>
          <w:numId w:val="2"/>
        </w:numPr>
        <w:spacing w:line="480" w:lineRule="auto"/>
        <w:rPr>
          <w:sz w:val="32"/>
          <w:szCs w:val="32"/>
        </w:rPr>
      </w:pPr>
      <w:r w:rsidRPr="00974416">
        <w:rPr>
          <w:sz w:val="32"/>
          <w:szCs w:val="32"/>
        </w:rPr>
        <w:t xml:space="preserve"> </w:t>
      </w:r>
      <w:r w:rsidR="00080AF1" w:rsidRPr="00974416">
        <w:rPr>
          <w:sz w:val="32"/>
          <w:szCs w:val="32"/>
        </w:rPr>
        <w:t>Monnayeur projet de SI</w:t>
      </w:r>
    </w:p>
    <w:p w14:paraId="153E2B48" w14:textId="615887BB" w:rsidR="00080AF1" w:rsidRPr="00974416" w:rsidRDefault="00080AF1" w:rsidP="00080AF1">
      <w:pPr>
        <w:pStyle w:val="Paragraphedeliste"/>
        <w:numPr>
          <w:ilvl w:val="1"/>
          <w:numId w:val="2"/>
        </w:numPr>
        <w:spacing w:line="480" w:lineRule="auto"/>
        <w:rPr>
          <w:sz w:val="32"/>
          <w:szCs w:val="32"/>
        </w:rPr>
      </w:pPr>
      <w:r w:rsidRPr="00974416">
        <w:rPr>
          <w:sz w:val="32"/>
          <w:szCs w:val="32"/>
        </w:rPr>
        <w:t xml:space="preserve"> Vidéo présentant un système en carton pour trier les pièces</w:t>
      </w:r>
    </w:p>
    <w:p w14:paraId="638EEDB9" w14:textId="18F3F05B" w:rsidR="00080AF1" w:rsidRPr="00974416" w:rsidRDefault="00080AF1" w:rsidP="00080AF1">
      <w:pPr>
        <w:pStyle w:val="Paragraphedeliste"/>
        <w:numPr>
          <w:ilvl w:val="1"/>
          <w:numId w:val="2"/>
        </w:numPr>
        <w:spacing w:line="480" w:lineRule="auto"/>
        <w:rPr>
          <w:sz w:val="32"/>
          <w:szCs w:val="32"/>
        </w:rPr>
      </w:pPr>
      <w:r w:rsidRPr="00974416">
        <w:rPr>
          <w:sz w:val="32"/>
          <w:szCs w:val="32"/>
        </w:rPr>
        <w:t xml:space="preserve"> Tirelire électronique</w:t>
      </w:r>
    </w:p>
    <w:p w14:paraId="4A8CED48" w14:textId="4B57D9BD" w:rsidR="0082597A" w:rsidRPr="00974416" w:rsidRDefault="00191F21" w:rsidP="00080AF1">
      <w:pPr>
        <w:pStyle w:val="Paragraphedeliste"/>
        <w:numPr>
          <w:ilvl w:val="0"/>
          <w:numId w:val="2"/>
        </w:numPr>
        <w:spacing w:line="480" w:lineRule="auto"/>
        <w:rPr>
          <w:sz w:val="40"/>
          <w:szCs w:val="40"/>
        </w:rPr>
      </w:pPr>
      <w:r w:rsidRPr="00974416">
        <w:rPr>
          <w:sz w:val="40"/>
          <w:szCs w:val="40"/>
        </w:rPr>
        <w:t xml:space="preserve"> </w:t>
      </w:r>
      <w:r w:rsidR="00080AF1" w:rsidRPr="00974416">
        <w:rPr>
          <w:sz w:val="40"/>
          <w:szCs w:val="40"/>
        </w:rPr>
        <w:t>Quelles sont les différentes solutions pour trier les pièces ?</w:t>
      </w:r>
    </w:p>
    <w:p w14:paraId="4D18E0E1" w14:textId="791663E2" w:rsidR="0082597A" w:rsidRPr="00974416" w:rsidRDefault="00191F21" w:rsidP="00080AF1">
      <w:pPr>
        <w:pStyle w:val="Paragraphedeliste"/>
        <w:numPr>
          <w:ilvl w:val="0"/>
          <w:numId w:val="2"/>
        </w:numPr>
        <w:spacing w:line="480" w:lineRule="auto"/>
        <w:rPr>
          <w:sz w:val="40"/>
          <w:szCs w:val="40"/>
        </w:rPr>
      </w:pPr>
      <w:r w:rsidRPr="00974416">
        <w:rPr>
          <w:sz w:val="40"/>
          <w:szCs w:val="40"/>
        </w:rPr>
        <w:t xml:space="preserve"> </w:t>
      </w:r>
      <w:r w:rsidR="00080AF1" w:rsidRPr="00974416">
        <w:rPr>
          <w:sz w:val="40"/>
          <w:szCs w:val="40"/>
        </w:rPr>
        <w:t>Description synthétique des idées développées.</w:t>
      </w:r>
    </w:p>
    <w:p w14:paraId="7DAECC40" w14:textId="4AE9EB73" w:rsidR="0082597A" w:rsidRPr="00974416" w:rsidRDefault="00191F21" w:rsidP="00080AF1">
      <w:pPr>
        <w:pStyle w:val="Paragraphedeliste"/>
        <w:numPr>
          <w:ilvl w:val="0"/>
          <w:numId w:val="2"/>
        </w:numPr>
        <w:spacing w:line="480" w:lineRule="auto"/>
        <w:rPr>
          <w:sz w:val="40"/>
          <w:szCs w:val="40"/>
        </w:rPr>
      </w:pPr>
      <w:r w:rsidRPr="00974416">
        <w:rPr>
          <w:sz w:val="40"/>
          <w:szCs w:val="40"/>
        </w:rPr>
        <w:t xml:space="preserve"> </w:t>
      </w:r>
      <w:r w:rsidR="0082597A" w:rsidRPr="00974416">
        <w:rPr>
          <w:sz w:val="40"/>
          <w:szCs w:val="40"/>
        </w:rPr>
        <w:t>Conclusion.</w:t>
      </w:r>
    </w:p>
    <w:p w14:paraId="54A2870E" w14:textId="0F0200A2" w:rsidR="00845498" w:rsidRDefault="00845498">
      <w:pPr>
        <w:rPr>
          <w:rFonts w:ascii="Century Schoolbook" w:hAnsi="Century Schoolbook"/>
          <w:sz w:val="36"/>
          <w:szCs w:val="36"/>
        </w:rPr>
      </w:pPr>
    </w:p>
    <w:p w14:paraId="5ADEF801" w14:textId="36DD1E33" w:rsidR="00974416" w:rsidRDefault="00974416">
      <w:pPr>
        <w:rPr>
          <w:rFonts w:ascii="Century Schoolbook" w:hAnsi="Century Schoolbook"/>
          <w:sz w:val="36"/>
          <w:szCs w:val="36"/>
        </w:rPr>
      </w:pPr>
    </w:p>
    <w:p w14:paraId="5BDC4A37" w14:textId="2D1808F5" w:rsidR="00974416" w:rsidRDefault="00974416">
      <w:pPr>
        <w:rPr>
          <w:rFonts w:ascii="Century Schoolbook" w:hAnsi="Century Schoolbook"/>
          <w:sz w:val="36"/>
          <w:szCs w:val="36"/>
        </w:rPr>
      </w:pPr>
    </w:p>
    <w:p w14:paraId="0E1C64D7" w14:textId="133C5170" w:rsidR="00974416" w:rsidRDefault="00974416">
      <w:pPr>
        <w:rPr>
          <w:rFonts w:ascii="Century Schoolbook" w:hAnsi="Century Schoolbook"/>
          <w:sz w:val="36"/>
          <w:szCs w:val="36"/>
        </w:rPr>
      </w:pPr>
    </w:p>
    <w:p w14:paraId="0C0CFED2" w14:textId="77777777" w:rsidR="00974416" w:rsidRDefault="00974416">
      <w:pPr>
        <w:rPr>
          <w:rFonts w:ascii="Century Schoolbook" w:hAnsi="Century Schoolbook"/>
          <w:sz w:val="36"/>
          <w:szCs w:val="36"/>
        </w:rPr>
      </w:pPr>
    </w:p>
    <w:p w14:paraId="4D1E75A9" w14:textId="77777777" w:rsidR="00974416" w:rsidRDefault="00974416">
      <w:pPr>
        <w:rPr>
          <w:rFonts w:ascii="Century Schoolbook" w:hAnsi="Century Schoolbook"/>
          <w:sz w:val="36"/>
          <w:szCs w:val="36"/>
        </w:rPr>
      </w:pPr>
    </w:p>
    <w:p w14:paraId="512D6624" w14:textId="55B45143" w:rsidR="00845498" w:rsidRDefault="00845498">
      <w:pPr>
        <w:rPr>
          <w:rFonts w:ascii="Century Schoolbook" w:hAnsi="Century Schoolbook"/>
          <w:sz w:val="36"/>
          <w:szCs w:val="36"/>
        </w:rPr>
      </w:pPr>
    </w:p>
    <w:p w14:paraId="5A206B15" w14:textId="0BE95276" w:rsidR="00CD029E" w:rsidRPr="00C70A8F" w:rsidRDefault="00B02CDB">
      <w:pPr>
        <w:rPr>
          <w:b/>
          <w:bCs/>
          <w:color w:val="C00000"/>
          <w:sz w:val="36"/>
          <w:szCs w:val="36"/>
          <w:u w:val="single"/>
        </w:rPr>
      </w:pPr>
      <w:r w:rsidRPr="00C70A8F">
        <w:rPr>
          <w:b/>
          <w:bCs/>
          <w:color w:val="C00000"/>
          <w:sz w:val="36"/>
          <w:szCs w:val="36"/>
          <w:u w:val="single"/>
        </w:rPr>
        <w:lastRenderedPageBreak/>
        <w:t>Introduction</w:t>
      </w:r>
    </w:p>
    <w:p w14:paraId="54605147" w14:textId="2E999023" w:rsidR="00CD029E" w:rsidRPr="00BC3CC5" w:rsidRDefault="00CD029E" w:rsidP="008E5657">
      <w:pPr>
        <w:jc w:val="both"/>
      </w:pPr>
    </w:p>
    <w:p w14:paraId="08227779" w14:textId="0774A541" w:rsidR="00E73B07" w:rsidRDefault="00003317" w:rsidP="008E5657">
      <w:pPr>
        <w:ind w:firstLine="708"/>
        <w:jc w:val="both"/>
      </w:pPr>
      <w:r w:rsidRPr="00BC3CC5">
        <w:t>En ces temps de pandémie</w:t>
      </w:r>
      <w:r w:rsidR="00D04D80" w:rsidRPr="00BC3CC5">
        <w:t xml:space="preserve"> et en temps normal également</w:t>
      </w:r>
      <w:r w:rsidRPr="00BC3CC5">
        <w:t>,</w:t>
      </w:r>
      <w:r w:rsidR="00AB3808" w:rsidRPr="00BC3CC5">
        <w:t xml:space="preserve"> les pièces de monnaie sont </w:t>
      </w:r>
      <w:r w:rsidR="00D04D80" w:rsidRPr="00BC3CC5">
        <w:t>des nids à bactéries. Le</w:t>
      </w:r>
      <w:r w:rsidR="00AA0657" w:rsidRPr="00BC3CC5">
        <w:t>s</w:t>
      </w:r>
      <w:r w:rsidR="0075570C" w:rsidRPr="00BC3CC5">
        <w:t xml:space="preserve"> petits et gros</w:t>
      </w:r>
      <w:r w:rsidR="00AA0657" w:rsidRPr="00BC3CC5">
        <w:t xml:space="preserve"> </w:t>
      </w:r>
      <w:r w:rsidR="0075570C" w:rsidRPr="00BC3CC5">
        <w:t>commerçants touchent de la monnaie à longueur de journée</w:t>
      </w:r>
      <w:r w:rsidR="00C874D2" w:rsidRPr="00BC3CC5">
        <w:t xml:space="preserve">, en plus de mettre en danger leur santé, cet échange d’argent entre client et commerçant prend du temps. </w:t>
      </w:r>
      <w:r w:rsidR="007C4F3B" w:rsidRPr="00BC3CC5">
        <w:t xml:space="preserve">Nous avons donc pour but de créer une machine permettant d’automatiser </w:t>
      </w:r>
      <w:r w:rsidR="000E46D6" w:rsidRPr="00BC3CC5">
        <w:t>ce</w:t>
      </w:r>
      <w:r w:rsidR="00581E55" w:rsidRPr="00BC3CC5">
        <w:t xml:space="preserve">tte action. </w:t>
      </w:r>
      <w:r w:rsidR="000D3000" w:rsidRPr="00BC3CC5">
        <w:t xml:space="preserve">Le commerçant </w:t>
      </w:r>
      <w:r w:rsidR="008F751E" w:rsidRPr="00BC3CC5">
        <w:t>devra seulement envoyer à la machine le montant que le client doit et la machine s’occupera du reste.</w:t>
      </w:r>
    </w:p>
    <w:p w14:paraId="20F45F78" w14:textId="77777777" w:rsidR="008E5657" w:rsidRPr="00BC3CC5" w:rsidRDefault="008E5657" w:rsidP="008E5657">
      <w:pPr>
        <w:ind w:firstLine="708"/>
        <w:jc w:val="both"/>
      </w:pPr>
    </w:p>
    <w:p w14:paraId="255D6E26" w14:textId="59FF428D" w:rsidR="00765127" w:rsidRDefault="009842A9" w:rsidP="008E5657">
      <w:pPr>
        <w:ind w:firstLine="708"/>
        <w:jc w:val="both"/>
      </w:pPr>
      <w:r w:rsidRPr="00BC3CC5">
        <w:t>Il</w:t>
      </w:r>
      <w:r w:rsidR="001B652B" w:rsidRPr="00BC3CC5">
        <w:t xml:space="preserve"> </w:t>
      </w:r>
      <w:r w:rsidR="00C43BAD" w:rsidRPr="00BC3CC5">
        <w:t xml:space="preserve">y </w:t>
      </w:r>
      <w:r w:rsidR="009C3E43" w:rsidRPr="00BC3CC5">
        <w:t xml:space="preserve">a </w:t>
      </w:r>
      <w:r w:rsidR="00E73B07" w:rsidRPr="00BC3CC5">
        <w:t>de nombreuses étapes entre le moment où le client va insérer son argent et le moment o</w:t>
      </w:r>
      <w:r w:rsidR="00193A43" w:rsidRPr="00BC3CC5">
        <w:t>ù il récupèrera sa monnaie (si besoin)</w:t>
      </w:r>
      <w:r w:rsidR="006D0F28" w:rsidRPr="00BC3CC5">
        <w:t xml:space="preserve"> mais le tout doit se passer dans un laps de temps assez court pour </w:t>
      </w:r>
      <w:r w:rsidR="00EC2566" w:rsidRPr="00BC3CC5">
        <w:t>que l</w:t>
      </w:r>
      <w:r w:rsidR="00765127" w:rsidRPr="00BC3CC5">
        <w:t>’utilisation de cette machine soit un gain et non une perte de temps</w:t>
      </w:r>
      <w:r w:rsidR="00193A43" w:rsidRPr="00BC3CC5">
        <w:t>.</w:t>
      </w:r>
      <w:r w:rsidR="00E73B07" w:rsidRPr="00BC3CC5">
        <w:t xml:space="preserve"> </w:t>
      </w:r>
    </w:p>
    <w:p w14:paraId="30A911C3" w14:textId="77777777" w:rsidR="008E5657" w:rsidRPr="00BC3CC5" w:rsidRDefault="008E5657" w:rsidP="008E5657">
      <w:pPr>
        <w:ind w:firstLine="708"/>
        <w:jc w:val="both"/>
      </w:pPr>
    </w:p>
    <w:p w14:paraId="722DEAAA" w14:textId="2D02C2DC" w:rsidR="00736E60" w:rsidRDefault="00193A43" w:rsidP="008E5657">
      <w:pPr>
        <w:ind w:firstLine="708"/>
        <w:jc w:val="both"/>
      </w:pPr>
      <w:r w:rsidRPr="00BC3CC5">
        <w:t xml:space="preserve">Tout d’abord le client va donner ses pièces </w:t>
      </w:r>
      <w:r w:rsidR="006D0F28" w:rsidRPr="00BC3CC5">
        <w:t>toutes en même temps</w:t>
      </w:r>
      <w:r w:rsidR="004E7013" w:rsidRPr="00BC3CC5">
        <w:t xml:space="preserve">, </w:t>
      </w:r>
      <w:r w:rsidR="00C608BF" w:rsidRPr="00BC3CC5">
        <w:t>elles vont ensuite passer une à une dans un sy</w:t>
      </w:r>
      <w:r w:rsidR="002939DA" w:rsidRPr="00BC3CC5">
        <w:t>stème qui va permettre de les trier en fonc</w:t>
      </w:r>
      <w:r w:rsidR="00C87490" w:rsidRPr="00BC3CC5">
        <w:t>tion de leur valeur</w:t>
      </w:r>
      <w:r w:rsidR="00A9034E" w:rsidRPr="00BC3CC5">
        <w:t xml:space="preserve">, une fois triées chaque pièce sera </w:t>
      </w:r>
      <w:r w:rsidR="00BF3432" w:rsidRPr="00BC3CC5">
        <w:t>envoyée dans un compartiment correspondant à sa valeur, et enfin</w:t>
      </w:r>
      <w:r w:rsidR="006B5493" w:rsidRPr="00BC3CC5">
        <w:t xml:space="preserve">, si besoin </w:t>
      </w:r>
      <w:r w:rsidR="00B87A1F" w:rsidRPr="00BC3CC5">
        <w:t xml:space="preserve">ai, </w:t>
      </w:r>
      <w:r w:rsidR="009A33FE" w:rsidRPr="00BC3CC5">
        <w:t>des pièces seront rendus</w:t>
      </w:r>
      <w:r w:rsidR="00A81D32" w:rsidRPr="00BC3CC5">
        <w:t xml:space="preserve"> au client. Le rendu de monnaie sera calculé intelligemment pour rendre le minimum de pièces.</w:t>
      </w:r>
    </w:p>
    <w:p w14:paraId="3F80AE9F" w14:textId="63775F05" w:rsidR="00D43F4B" w:rsidRDefault="00D43F4B" w:rsidP="008E5657">
      <w:pPr>
        <w:ind w:firstLine="708"/>
        <w:jc w:val="both"/>
      </w:pPr>
    </w:p>
    <w:p w14:paraId="7585220C" w14:textId="491D830B" w:rsidR="00D43F4B" w:rsidRDefault="00CE4E5F" w:rsidP="008E5657">
      <w:pPr>
        <w:ind w:firstLine="708"/>
        <w:jc w:val="both"/>
      </w:pPr>
      <w:r>
        <w:t xml:space="preserve">On va donc se demander </w:t>
      </w:r>
      <w:r w:rsidR="00A22D96">
        <w:t xml:space="preserve">plusieurs choses : </w:t>
      </w:r>
    </w:p>
    <w:p w14:paraId="215055F8" w14:textId="77CF6E3F" w:rsidR="00E66D10" w:rsidRDefault="00E66D10" w:rsidP="00E66D10">
      <w:pPr>
        <w:pStyle w:val="Paragraphedeliste"/>
        <w:numPr>
          <w:ilvl w:val="0"/>
          <w:numId w:val="19"/>
        </w:numPr>
        <w:jc w:val="both"/>
      </w:pPr>
      <w:r>
        <w:t>Comment informer la machine du montant dû ?</w:t>
      </w:r>
    </w:p>
    <w:p w14:paraId="0E69D170" w14:textId="0788F5BB" w:rsidR="0081510C" w:rsidRDefault="0081510C" w:rsidP="0081510C">
      <w:pPr>
        <w:pStyle w:val="Paragraphedeliste"/>
        <w:numPr>
          <w:ilvl w:val="0"/>
          <w:numId w:val="19"/>
        </w:numPr>
        <w:jc w:val="both"/>
      </w:pPr>
      <w:r>
        <w:t xml:space="preserve">Comment </w:t>
      </w:r>
      <w:r w:rsidR="00E41328">
        <w:t>faire en sorte que le client donne toutes ses pièces</w:t>
      </w:r>
      <w:r w:rsidR="00B95291">
        <w:t xml:space="preserve"> en même temps</w:t>
      </w:r>
      <w:r w:rsidR="00E41328">
        <w:t xml:space="preserve"> puis que la machine les trie une à une ?</w:t>
      </w:r>
    </w:p>
    <w:p w14:paraId="2C47B89D" w14:textId="6E87FE94" w:rsidR="00B95291" w:rsidRDefault="00B95291" w:rsidP="0081510C">
      <w:pPr>
        <w:pStyle w:val="Paragraphedeliste"/>
        <w:numPr>
          <w:ilvl w:val="0"/>
          <w:numId w:val="19"/>
        </w:numPr>
        <w:jc w:val="both"/>
      </w:pPr>
      <w:r>
        <w:t>C</w:t>
      </w:r>
      <w:r w:rsidR="00E66D10">
        <w:t>omment trier les pièces en fonction de leur valeur ?</w:t>
      </w:r>
    </w:p>
    <w:p w14:paraId="723E6BDF" w14:textId="1EEFF26F" w:rsidR="00E66D10" w:rsidRDefault="00E66D10" w:rsidP="0081510C">
      <w:pPr>
        <w:pStyle w:val="Paragraphedeliste"/>
        <w:numPr>
          <w:ilvl w:val="0"/>
          <w:numId w:val="19"/>
        </w:numPr>
        <w:jc w:val="both"/>
      </w:pPr>
      <w:r>
        <w:t xml:space="preserve">Comment savoir combien de pièces </w:t>
      </w:r>
      <w:r w:rsidR="00A7368A">
        <w:t>la machine a en stock ?</w:t>
      </w:r>
    </w:p>
    <w:p w14:paraId="76344617" w14:textId="7ADDE10D" w:rsidR="00A7368A" w:rsidRDefault="00A7368A" w:rsidP="0081510C">
      <w:pPr>
        <w:pStyle w:val="Paragraphedeliste"/>
        <w:numPr>
          <w:ilvl w:val="0"/>
          <w:numId w:val="19"/>
        </w:numPr>
        <w:jc w:val="both"/>
      </w:pPr>
      <w:r>
        <w:t>Comment calculer la monnaie que l’on doit rendre ?</w:t>
      </w:r>
    </w:p>
    <w:p w14:paraId="2D0F96AD" w14:textId="64E8ADB2" w:rsidR="00A7368A" w:rsidRDefault="00A7368A" w:rsidP="0081510C">
      <w:pPr>
        <w:pStyle w:val="Paragraphedeliste"/>
        <w:numPr>
          <w:ilvl w:val="0"/>
          <w:numId w:val="19"/>
        </w:numPr>
        <w:jc w:val="both"/>
      </w:pPr>
      <w:r>
        <w:t>Comment rendre cette monnaie au client ?</w:t>
      </w:r>
    </w:p>
    <w:p w14:paraId="4D5C6007" w14:textId="0F076CED" w:rsidR="00A7368A" w:rsidRDefault="00A7368A" w:rsidP="00A7368A">
      <w:pPr>
        <w:jc w:val="both"/>
      </w:pPr>
    </w:p>
    <w:p w14:paraId="2AEA8C74" w14:textId="7CAB43CB" w:rsidR="00A7368A" w:rsidRPr="00BC3CC5" w:rsidRDefault="00A7368A" w:rsidP="00A7368A">
      <w:pPr>
        <w:jc w:val="both"/>
      </w:pPr>
      <w:r>
        <w:t xml:space="preserve">Pour répondre à toutes ces questions, nous allons </w:t>
      </w:r>
      <w:r w:rsidR="003664B2">
        <w:t>observer et analyser</w:t>
      </w:r>
      <w:r>
        <w:t xml:space="preserve"> différents projets </w:t>
      </w:r>
      <w:r w:rsidR="002D5D78">
        <w:t xml:space="preserve">puis nous </w:t>
      </w:r>
      <w:r w:rsidR="00133655">
        <w:t>choisirons</w:t>
      </w:r>
      <w:r w:rsidR="0008745D">
        <w:t xml:space="preserve"> ensuite les solutions adaptées </w:t>
      </w:r>
      <w:r w:rsidR="00212C54">
        <w:t xml:space="preserve">à notre </w:t>
      </w:r>
      <w:proofErr w:type="spellStart"/>
      <w:r w:rsidR="00212C54">
        <w:t>PolyCoins</w:t>
      </w:r>
      <w:proofErr w:type="spellEnd"/>
      <w:r w:rsidR="00133655">
        <w:t>.</w:t>
      </w:r>
    </w:p>
    <w:p w14:paraId="124C0389" w14:textId="66907DAE" w:rsidR="00502523" w:rsidRPr="00BC3CC5" w:rsidRDefault="00502523" w:rsidP="00061BBA">
      <w:pPr>
        <w:jc w:val="both"/>
      </w:pPr>
    </w:p>
    <w:p w14:paraId="3B018278" w14:textId="77777777" w:rsidR="009B51FB" w:rsidRPr="00BC3CC5" w:rsidRDefault="009B51FB" w:rsidP="00061BBA">
      <w:pPr>
        <w:jc w:val="both"/>
      </w:pPr>
    </w:p>
    <w:p w14:paraId="767719BF" w14:textId="77777777" w:rsidR="009B51FB" w:rsidRPr="00BC3CC5" w:rsidRDefault="009B51FB" w:rsidP="00061BBA">
      <w:pPr>
        <w:jc w:val="both"/>
      </w:pPr>
    </w:p>
    <w:p w14:paraId="5F35F36D" w14:textId="77777777" w:rsidR="006442A3" w:rsidRPr="00BC3CC5" w:rsidRDefault="006442A3" w:rsidP="00061BBA">
      <w:pPr>
        <w:jc w:val="both"/>
      </w:pPr>
    </w:p>
    <w:p w14:paraId="4A2358B9" w14:textId="490F9D07" w:rsidR="005E21CF" w:rsidRPr="00BC3CC5" w:rsidRDefault="005E21CF" w:rsidP="00061BBA">
      <w:pPr>
        <w:jc w:val="both"/>
      </w:pPr>
    </w:p>
    <w:p w14:paraId="3D45BBFB" w14:textId="5FCF0BE9" w:rsidR="009C6AF1" w:rsidRPr="00BC3CC5" w:rsidRDefault="009C6AF1" w:rsidP="00061BBA">
      <w:pPr>
        <w:jc w:val="both"/>
      </w:pPr>
    </w:p>
    <w:p w14:paraId="147A35C3" w14:textId="5FCF0BE9" w:rsidR="009C6AF1" w:rsidRPr="00BC3CC5" w:rsidRDefault="009C6AF1" w:rsidP="00061BBA">
      <w:pPr>
        <w:jc w:val="both"/>
      </w:pPr>
    </w:p>
    <w:p w14:paraId="36BBDBF6" w14:textId="77777777" w:rsidR="008564A2" w:rsidRPr="00BC3CC5" w:rsidRDefault="008564A2" w:rsidP="005916A4"/>
    <w:p w14:paraId="7900324F" w14:textId="77777777" w:rsidR="00FA17BF" w:rsidRPr="00BC3CC5" w:rsidRDefault="00FA17BF"/>
    <w:p w14:paraId="15EDDC65" w14:textId="77777777" w:rsidR="00FA17BF" w:rsidRPr="00BC3CC5" w:rsidRDefault="00FA17BF"/>
    <w:p w14:paraId="10B6B40B" w14:textId="77777777" w:rsidR="00FA17BF" w:rsidRPr="00BC3CC5" w:rsidRDefault="00FA17BF"/>
    <w:p w14:paraId="5D478F1F" w14:textId="5154B815" w:rsidR="00FA17BF" w:rsidRDefault="00FA17BF"/>
    <w:p w14:paraId="3A26E8DA" w14:textId="77777777" w:rsidR="00133655" w:rsidRPr="00BC3CC5" w:rsidRDefault="00133655"/>
    <w:p w14:paraId="4E0AA9F8" w14:textId="77777777" w:rsidR="00FA17BF" w:rsidRPr="00BC3CC5" w:rsidRDefault="00FA17BF"/>
    <w:p w14:paraId="238FDA68" w14:textId="77777777" w:rsidR="00FA17BF" w:rsidRDefault="00FA17BF"/>
    <w:p w14:paraId="33D16733" w14:textId="0370EA45" w:rsidR="00080AF1" w:rsidRDefault="00080AF1"/>
    <w:p w14:paraId="1DD80B45" w14:textId="0435245F" w:rsidR="00080AF1" w:rsidRDefault="00080AF1"/>
    <w:p w14:paraId="05C0FCE0" w14:textId="77777777" w:rsidR="00080AF1" w:rsidRPr="00BC3CC5" w:rsidRDefault="00080AF1"/>
    <w:p w14:paraId="6E3F7753" w14:textId="77777777" w:rsidR="00FA17BF" w:rsidRPr="00BC3CC5" w:rsidRDefault="00FA17BF"/>
    <w:p w14:paraId="5D47FF9B" w14:textId="1E72427A" w:rsidR="001A4916" w:rsidRPr="00080AF1" w:rsidRDefault="001A4916" w:rsidP="00080AF1">
      <w:pPr>
        <w:pStyle w:val="Paragraphedeliste"/>
        <w:numPr>
          <w:ilvl w:val="0"/>
          <w:numId w:val="18"/>
        </w:numPr>
        <w:rPr>
          <w:b/>
          <w:bCs/>
          <w:color w:val="C00000"/>
          <w:sz w:val="28"/>
          <w:szCs w:val="28"/>
          <w:u w:val="single"/>
        </w:rPr>
      </w:pPr>
      <w:r w:rsidRPr="00080AF1">
        <w:rPr>
          <w:b/>
          <w:bCs/>
          <w:color w:val="C00000"/>
          <w:sz w:val="36"/>
          <w:szCs w:val="36"/>
          <w:u w:val="single"/>
        </w:rPr>
        <w:lastRenderedPageBreak/>
        <w:t xml:space="preserve">La </w:t>
      </w:r>
      <w:proofErr w:type="spellStart"/>
      <w:r w:rsidRPr="00080AF1">
        <w:rPr>
          <w:b/>
          <w:bCs/>
          <w:color w:val="C00000"/>
          <w:sz w:val="36"/>
          <w:szCs w:val="36"/>
          <w:u w:val="single"/>
        </w:rPr>
        <w:t>Smart</w:t>
      </w:r>
      <w:r w:rsidR="0005349F" w:rsidRPr="00080AF1">
        <w:rPr>
          <w:b/>
          <w:bCs/>
          <w:color w:val="C00000"/>
          <w:sz w:val="36"/>
          <w:szCs w:val="36"/>
          <w:u w:val="single"/>
        </w:rPr>
        <w:t>Cash</w:t>
      </w:r>
      <w:proofErr w:type="spellEnd"/>
      <w:r w:rsidR="00A46D61" w:rsidRPr="00080AF1">
        <w:rPr>
          <w:b/>
          <w:bCs/>
          <w:color w:val="C00000"/>
          <w:sz w:val="36"/>
          <w:szCs w:val="36"/>
          <w:u w:val="single"/>
        </w:rPr>
        <w:t xml:space="preserve"> </w:t>
      </w:r>
    </w:p>
    <w:p w14:paraId="7896B6F9" w14:textId="35C689DC" w:rsidR="001A4916" w:rsidRPr="00BC3CC5" w:rsidRDefault="001A4916"/>
    <w:p w14:paraId="0BE050E9" w14:textId="5D76AFE8" w:rsidR="009227D1" w:rsidRPr="00BC3CC5" w:rsidRDefault="005E21CF" w:rsidP="00294020">
      <w:pPr>
        <w:jc w:val="both"/>
      </w:pPr>
      <w:r w:rsidRPr="00BC3CC5">
        <w:t xml:space="preserve">Le concept de la </w:t>
      </w:r>
      <w:proofErr w:type="spellStart"/>
      <w:r w:rsidRPr="00BC3CC5">
        <w:t>Smart</w:t>
      </w:r>
      <w:r w:rsidR="0005349F" w:rsidRPr="00BC3CC5">
        <w:t>Cash</w:t>
      </w:r>
      <w:proofErr w:type="spellEnd"/>
      <w:r w:rsidR="0005349F" w:rsidRPr="00BC3CC5">
        <w:t xml:space="preserve"> </w:t>
      </w:r>
      <w:r w:rsidRPr="00BC3CC5">
        <w:t>est exacteme</w:t>
      </w:r>
      <w:r w:rsidR="005438B9" w:rsidRPr="00BC3CC5">
        <w:t xml:space="preserve">nt le même que le nôtre. Cette </w:t>
      </w:r>
      <w:r w:rsidR="006540C7" w:rsidRPr="00BC3CC5">
        <w:t xml:space="preserve">machine </w:t>
      </w:r>
      <w:r w:rsidR="003357A3" w:rsidRPr="00BC3CC5">
        <w:t>a été conçue par 4 étudiants et elle est aujourd’hui utilisée dans des petits commerces.</w:t>
      </w:r>
    </w:p>
    <w:p w14:paraId="4E63CF31" w14:textId="47F3B83E" w:rsidR="00002E22" w:rsidRPr="00BC3CC5" w:rsidRDefault="00002E22"/>
    <w:p w14:paraId="4125E84C" w14:textId="60FEE0AC" w:rsidR="00F020C8" w:rsidRDefault="005815D0" w:rsidP="00294020">
      <w:pPr>
        <w:jc w:val="both"/>
      </w:pPr>
      <w:r w:rsidRPr="00696708">
        <w:rPr>
          <w:b/>
          <w:bCs/>
          <w:i/>
          <w:iCs/>
          <w:noProof/>
          <w:color w:val="4472C4" w:themeColor="accent1"/>
        </w:rPr>
        <w:drawing>
          <wp:anchor distT="0" distB="0" distL="114300" distR="114300" simplePos="0" relativeHeight="251658240" behindDoc="0" locked="0" layoutInCell="1" allowOverlap="1" wp14:anchorId="5C773E26" wp14:editId="552CA444">
            <wp:simplePos x="0" y="0"/>
            <wp:positionH relativeFrom="column">
              <wp:posOffset>3929380</wp:posOffset>
            </wp:positionH>
            <wp:positionV relativeFrom="paragraph">
              <wp:posOffset>88900</wp:posOffset>
            </wp:positionV>
            <wp:extent cx="1905000" cy="2557780"/>
            <wp:effectExtent l="0" t="0" r="0" b="0"/>
            <wp:wrapThrough wrapText="bothSides">
              <wp:wrapPolygon edited="0">
                <wp:start x="0" y="0"/>
                <wp:lineTo x="0" y="21450"/>
                <wp:lineTo x="21456" y="21450"/>
                <wp:lineTo x="21456" y="0"/>
                <wp:lineTo x="0" y="0"/>
              </wp:wrapPolygon>
            </wp:wrapThrough>
            <wp:docPr id="2" name="Image 2" descr="SmartCash: Easier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Cash: Easier Lif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4FF" w:rsidRPr="00696708">
        <w:rPr>
          <w:b/>
          <w:bCs/>
          <w:color w:val="4472C4" w:themeColor="accent1"/>
        </w:rPr>
        <w:t>Fonctionnement</w:t>
      </w:r>
      <w:r w:rsidR="00696708" w:rsidRPr="00696708">
        <w:rPr>
          <w:b/>
          <w:bCs/>
          <w:color w:val="4472C4" w:themeColor="accent1"/>
        </w:rPr>
        <w:t> :</w:t>
      </w:r>
      <w:r w:rsidR="00696708" w:rsidRPr="00696708">
        <w:rPr>
          <w:color w:val="4472C4" w:themeColor="accent1"/>
        </w:rPr>
        <w:t xml:space="preserve"> </w:t>
      </w:r>
      <w:r w:rsidR="00FA5489" w:rsidRPr="00696708">
        <w:t>le</w:t>
      </w:r>
      <w:r w:rsidR="00FA5489" w:rsidRPr="00BC3CC5">
        <w:t xml:space="preserve"> commerçant indique à la machine grâce au « clavier » la somme que le client doit. </w:t>
      </w:r>
    </w:p>
    <w:p w14:paraId="574AE24D" w14:textId="77777777" w:rsidR="00507B69" w:rsidRDefault="00507B69" w:rsidP="00294020">
      <w:pPr>
        <w:jc w:val="both"/>
      </w:pPr>
    </w:p>
    <w:p w14:paraId="33CC630E" w14:textId="77777777" w:rsidR="00696708" w:rsidRDefault="00FA5489" w:rsidP="00294020">
      <w:pPr>
        <w:jc w:val="both"/>
      </w:pPr>
      <w:r w:rsidRPr="00BC3CC5">
        <w:t>Le client insère alors ses pièces en haut qui so</w:t>
      </w:r>
      <w:r w:rsidR="00B77E14" w:rsidRPr="00BC3CC5">
        <w:t xml:space="preserve">nt ensuite envoyées dans un même tube qui permet de trier les pièces sur la plateforme inférieure. Les pièces sont alors triées en fonction de leur taille </w:t>
      </w:r>
      <w:r w:rsidR="00CD45E8" w:rsidRPr="00BC3CC5">
        <w:t>puis retombent à travers différents tubes où il y a des capteurs infrarouges permettant au final de calculer la somme donnée par le client</w:t>
      </w:r>
      <w:r w:rsidR="001D78D7">
        <w:t xml:space="preserve"> et également de savoir le contenu de chaque tub</w:t>
      </w:r>
      <w:r w:rsidR="00027F1B">
        <w:t>e.</w:t>
      </w:r>
      <w:r w:rsidR="00CD45E8" w:rsidRPr="00BC3CC5">
        <w:t xml:space="preserve"> </w:t>
      </w:r>
    </w:p>
    <w:p w14:paraId="12075E35" w14:textId="77777777" w:rsidR="00696708" w:rsidRDefault="00696708" w:rsidP="00294020">
      <w:pPr>
        <w:jc w:val="both"/>
      </w:pPr>
    </w:p>
    <w:p w14:paraId="16245D28" w14:textId="1CE5C612" w:rsidR="00ED74FF" w:rsidRPr="00BC3CC5" w:rsidRDefault="00CD45E8" w:rsidP="00294020">
      <w:pPr>
        <w:jc w:val="both"/>
      </w:pPr>
      <w:r w:rsidRPr="00BC3CC5">
        <w:t>Si besoin est</w:t>
      </w:r>
      <w:r w:rsidR="006F2551" w:rsidRPr="00BC3CC5">
        <w:t>, la machine peut rendre la monnaie.</w:t>
      </w:r>
      <w:r w:rsidR="00996687" w:rsidRPr="00BC3CC5">
        <w:t xml:space="preserve"> </w:t>
      </w:r>
      <w:r w:rsidR="00106684">
        <w:t>Il</w:t>
      </w:r>
      <w:r w:rsidR="00817D6B">
        <w:t xml:space="preserve"> </w:t>
      </w:r>
      <w:r w:rsidR="00106684">
        <w:t>y a une</w:t>
      </w:r>
      <w:r w:rsidR="00817D6B">
        <w:t xml:space="preserve"> trappe sous les réservoirs des pièces : comme montré sur la vidéo, il s’agit de fabriquer une trappe coulissante actionner par une poussée mécanique d’une barrette ayant un trou d’un diamètre de la pièce voulue et ainsi faire tomber une pièce. Elle se refermera mécaniquement toute seule en revenant à sa position initiale. On peut imaginer un élastique tendu pour l’ouverture de la trappe. La pièce tombe alors sur une pente qui l’amènera à l’ouverture pouvant récupérer des pièces. Le système de poussée est composé d’un moteur </w:t>
      </w:r>
      <w:proofErr w:type="spellStart"/>
      <w:r w:rsidR="00817D6B">
        <w:t>servo</w:t>
      </w:r>
      <w:proofErr w:type="spellEnd"/>
      <w:r w:rsidR="00817D6B">
        <w:t xml:space="preserve"> (permettant de se positionner au bon réservoir selon l’angle) qui par un système d’engrenage actionne une crémaillère à mouvement de glissière sur l’axe horizontal.</w:t>
      </w:r>
      <w:r w:rsidR="00106684">
        <w:t xml:space="preserve"> </w:t>
      </w:r>
      <w:r w:rsidR="00C86AF6" w:rsidRPr="00BC3CC5">
        <w:t>Le</w:t>
      </w:r>
      <w:r w:rsidR="00696708">
        <w:t xml:space="preserve"> </w:t>
      </w:r>
      <w:r w:rsidR="00C86AF6" w:rsidRPr="00BC3CC5">
        <w:t>client pourra alors récupérer sa monnaie.</w:t>
      </w:r>
    </w:p>
    <w:p w14:paraId="67396F33" w14:textId="51DF5572" w:rsidR="006F2551" w:rsidRPr="00BC3CC5" w:rsidRDefault="006F2551"/>
    <w:p w14:paraId="4575D193" w14:textId="7B01C35A" w:rsidR="0005349F" w:rsidRPr="00BC3CC5" w:rsidRDefault="004D7658" w:rsidP="001A4916">
      <w:r w:rsidRPr="00696708">
        <w:rPr>
          <w:b/>
          <w:bCs/>
          <w:noProof/>
          <w:color w:val="4472C4" w:themeColor="accent1"/>
        </w:rPr>
        <w:drawing>
          <wp:anchor distT="0" distB="0" distL="114300" distR="114300" simplePos="0" relativeHeight="251658250" behindDoc="0" locked="0" layoutInCell="1" allowOverlap="1" wp14:anchorId="0FB5CD7C" wp14:editId="07C26E1C">
            <wp:simplePos x="0" y="0"/>
            <wp:positionH relativeFrom="column">
              <wp:posOffset>4077970</wp:posOffset>
            </wp:positionH>
            <wp:positionV relativeFrom="paragraph">
              <wp:posOffset>1094105</wp:posOffset>
            </wp:positionV>
            <wp:extent cx="1625600" cy="1625600"/>
            <wp:effectExtent l="0" t="0" r="0" b="0"/>
            <wp:wrapThrough wrapText="bothSides">
              <wp:wrapPolygon edited="0">
                <wp:start x="0" y="0"/>
                <wp:lineTo x="0" y="21431"/>
                <wp:lineTo x="21431" y="21431"/>
                <wp:lineTo x="21431" y="0"/>
                <wp:lineTo x="0" y="0"/>
              </wp:wrapPolygon>
            </wp:wrapThrough>
            <wp:docPr id="18" name="Image 18" descr="Une image contenant frein à di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frein à dis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14:sizeRelH relativeFrom="margin">
              <wp14:pctWidth>0</wp14:pctWidth>
            </wp14:sizeRelH>
            <wp14:sizeRelV relativeFrom="margin">
              <wp14:pctHeight>0</wp14:pctHeight>
            </wp14:sizeRelV>
          </wp:anchor>
        </w:drawing>
      </w:r>
      <w:r w:rsidR="00E738C2" w:rsidRPr="00696708">
        <w:rPr>
          <w:b/>
          <w:bCs/>
          <w:color w:val="4472C4" w:themeColor="accent1"/>
        </w:rPr>
        <w:t>Analyse</w:t>
      </w:r>
      <w:r w:rsidR="00696708">
        <w:rPr>
          <w:b/>
          <w:bCs/>
          <w:color w:val="4472C4" w:themeColor="accent1"/>
        </w:rPr>
        <w:t xml:space="preserve"> pour notre projet</w:t>
      </w:r>
      <w:r w:rsidR="00E738C2" w:rsidRPr="00696708">
        <w:rPr>
          <w:b/>
          <w:bCs/>
          <w:color w:val="4472C4" w:themeColor="accent1"/>
        </w:rPr>
        <w:t> :</w:t>
      </w:r>
      <w:r w:rsidR="00E738C2" w:rsidRPr="00696708">
        <w:rPr>
          <w:color w:val="4472C4" w:themeColor="accent1"/>
        </w:rPr>
        <w:t xml:space="preserve"> </w:t>
      </w:r>
      <w:r w:rsidR="00E738C2" w:rsidRPr="00BC3CC5">
        <w:t>Cette machine utilise de nombreu</w:t>
      </w:r>
      <w:r w:rsidR="009E430E" w:rsidRPr="00BC3CC5">
        <w:t xml:space="preserve">ses pièces en plastiques faites à la machine 3D, de nombreux </w:t>
      </w:r>
      <w:r w:rsidR="00E738C2" w:rsidRPr="00BC3CC5">
        <w:t xml:space="preserve">composants et </w:t>
      </w:r>
      <w:r w:rsidR="009E430E" w:rsidRPr="00BC3CC5">
        <w:t xml:space="preserve">des </w:t>
      </w:r>
      <w:r w:rsidR="00E738C2" w:rsidRPr="00BC3CC5">
        <w:t>moteurs</w:t>
      </w:r>
      <w:r w:rsidR="00BC7724" w:rsidRPr="00BC3CC5">
        <w:t xml:space="preserve">. Nous pensons que nous pouvons arriver à un objet qui </w:t>
      </w:r>
      <w:r w:rsidR="001D78BF" w:rsidRPr="00BC3CC5">
        <w:t>sera utilisé de la même manière mais avec un fonctionnement plus simple. Nous allons tout de même garder quelques idées pour notre projet</w:t>
      </w:r>
      <w:r w:rsidR="007F681D" w:rsidRPr="00BC3CC5">
        <w:t xml:space="preserve"> : le </w:t>
      </w:r>
      <w:r w:rsidR="001D78BF" w:rsidRPr="00BC3CC5">
        <w:t>tri des pièces en fonction de leur taille</w:t>
      </w:r>
      <w:r w:rsidR="007F681D" w:rsidRPr="00BC3CC5">
        <w:t xml:space="preserve"> semble être </w:t>
      </w:r>
      <w:r w:rsidR="00C63FE4" w:rsidRPr="00BC3CC5">
        <w:t>la solution la plus simple à mettre en place</w:t>
      </w:r>
      <w:r w:rsidR="006F2551" w:rsidRPr="00BC3CC5">
        <w:t xml:space="preserve"> et </w:t>
      </w:r>
      <w:r w:rsidR="00E84541" w:rsidRPr="00BC3CC5">
        <w:t xml:space="preserve">l’affichage sur l’écran </w:t>
      </w:r>
      <w:r w:rsidR="006F2551" w:rsidRPr="00BC3CC5">
        <w:t>LCD</w:t>
      </w:r>
      <w:r w:rsidR="00C63FE4" w:rsidRPr="00BC3CC5">
        <w:t xml:space="preserve"> est une bonne idée pour informer l’utilisateur</w:t>
      </w:r>
      <w:r w:rsidR="008E4C19" w:rsidRPr="00BC3CC5">
        <w:t xml:space="preserve">. </w:t>
      </w:r>
      <w:r w:rsidR="00EC249A" w:rsidRPr="00BC3CC5">
        <w:t xml:space="preserve">Pour le rendu de monnaie, </w:t>
      </w:r>
      <w:r w:rsidR="00716626" w:rsidRPr="00BC3CC5">
        <w:t>l’idée de ces étudiants est intéressante</w:t>
      </w:r>
      <w:r w:rsidR="00C17A6F" w:rsidRPr="00BC3CC5">
        <w:t xml:space="preserve"> puisqu’</w:t>
      </w:r>
      <w:r w:rsidR="00824BA6" w:rsidRPr="00BC3CC5">
        <w:t xml:space="preserve">il est nécessaire de trouver une solution qui permettra de </w:t>
      </w:r>
      <w:r w:rsidR="00596BC4" w:rsidRPr="00BC3CC5">
        <w:t xml:space="preserve">rendre un nombre donné de pièces </w:t>
      </w:r>
      <w:r w:rsidR="005C682D" w:rsidRPr="00BC3CC5">
        <w:t>et non pas tout ce que contient le tube (</w:t>
      </w:r>
      <w:r w:rsidR="00D27497" w:rsidRPr="00BC3CC5">
        <w:t>s’il</w:t>
      </w:r>
      <w:r w:rsidR="005C682D" w:rsidRPr="00BC3CC5">
        <w:t xml:space="preserve"> contient dix pièces</w:t>
      </w:r>
      <w:r w:rsidR="00576E4A" w:rsidRPr="00BC3CC5">
        <w:t>, on veut pouvoir faire en sorte que seulement deux tombent par exemple et que les autres restent dans le tube en réserve).</w:t>
      </w:r>
      <w:r w:rsidR="009D5057">
        <w:t xml:space="preserve"> C</w:t>
      </w:r>
      <w:r w:rsidR="009D5057">
        <w:t>e fonctionnement parait efficace et le plus simple à mettre en place.</w:t>
      </w:r>
      <w:r w:rsidR="009D5057" w:rsidRPr="00513ABE">
        <w:t xml:space="preserve"> </w:t>
      </w:r>
      <w:r w:rsidR="009D5057">
        <w:t>Le problème le plus flagrant est le suivant : est-il assuré qu’à chaque fois que la trappe s’ouvre, une seule pièce tombe ?  Le projet ayant été utilisé maintes fois il ne devrait pas y avoir de problème du surnombre de pièces tombées.</w:t>
      </w:r>
    </w:p>
    <w:p w14:paraId="15EDB512" w14:textId="77777777" w:rsidR="0005349F" w:rsidRPr="00BC3CC5" w:rsidRDefault="0005349F" w:rsidP="001A4916"/>
    <w:p w14:paraId="539C2EE6" w14:textId="1745D498" w:rsidR="004D7658" w:rsidRDefault="0005349F" w:rsidP="00916E7E">
      <w:pPr>
        <w:rPr>
          <w:i/>
          <w:iCs/>
        </w:rPr>
      </w:pPr>
      <w:r w:rsidRPr="00A45A72">
        <w:rPr>
          <w:i/>
          <w:iCs/>
        </w:rPr>
        <w:t>Lien de l’article parlant de ce projet :</w:t>
      </w:r>
      <w:r w:rsidR="00F71636" w:rsidRPr="00A45A72">
        <w:rPr>
          <w:i/>
          <w:iCs/>
        </w:rPr>
        <w:t xml:space="preserve"> </w:t>
      </w:r>
      <w:hyperlink r:id="rId9" w:history="1">
        <w:r w:rsidR="004D7658" w:rsidRPr="0056272F">
          <w:rPr>
            <w:rStyle w:val="Lienhypertexte"/>
            <w:i/>
            <w:iCs/>
          </w:rPr>
          <w:t>http://www.semageek.com/smartcash-machine-trie-rend-monnaie-a-base-darduino/</w:t>
        </w:r>
      </w:hyperlink>
    </w:p>
    <w:p w14:paraId="4FDBAF8B" w14:textId="6E51CFC2" w:rsidR="00916E7E" w:rsidRPr="009A7015" w:rsidRDefault="0005349F" w:rsidP="00916E7E">
      <w:pPr>
        <w:rPr>
          <w:i/>
          <w:iCs/>
        </w:rPr>
      </w:pPr>
      <w:r w:rsidRPr="009A7015">
        <w:rPr>
          <w:i/>
          <w:iCs/>
        </w:rPr>
        <w:t xml:space="preserve">Lien du site </w:t>
      </w:r>
      <w:r w:rsidR="00CB20B6" w:rsidRPr="009A7015">
        <w:rPr>
          <w:i/>
          <w:iCs/>
        </w:rPr>
        <w:t>fait par les étudiants :</w:t>
      </w:r>
      <w:r w:rsidRPr="009A7015">
        <w:rPr>
          <w:i/>
          <w:iCs/>
        </w:rPr>
        <w:t xml:space="preserve"> https://smart-bank.wixsite.com/smart-cash</w:t>
      </w:r>
      <w:r w:rsidR="005E21CF" w:rsidRPr="009A7015">
        <w:rPr>
          <w:i/>
          <w:iCs/>
        </w:rPr>
        <w:br w:type="page"/>
      </w:r>
    </w:p>
    <w:p w14:paraId="7DA63E6C" w14:textId="5F3FF1FC" w:rsidR="005E21CF" w:rsidRPr="00080AF1" w:rsidRDefault="00F11ED3" w:rsidP="00080AF1">
      <w:pPr>
        <w:pStyle w:val="Paragraphedeliste"/>
        <w:numPr>
          <w:ilvl w:val="0"/>
          <w:numId w:val="18"/>
        </w:numPr>
        <w:rPr>
          <w:b/>
          <w:bCs/>
          <w:color w:val="C00000"/>
          <w:sz w:val="36"/>
          <w:szCs w:val="36"/>
          <w:u w:val="single"/>
        </w:rPr>
      </w:pPr>
      <w:r w:rsidRPr="00080AF1">
        <w:rPr>
          <w:b/>
          <w:bCs/>
          <w:color w:val="C00000"/>
          <w:sz w:val="36"/>
          <w:szCs w:val="36"/>
          <w:u w:val="single"/>
        </w:rPr>
        <w:lastRenderedPageBreak/>
        <w:t xml:space="preserve">TPE Monnayeur </w:t>
      </w:r>
    </w:p>
    <w:p w14:paraId="100F7E88" w14:textId="77777777" w:rsidR="00F11ED3" w:rsidRPr="00BC3CC5" w:rsidRDefault="00F11ED3">
      <w:pPr>
        <w:rPr>
          <w:sz w:val="28"/>
          <w:szCs w:val="28"/>
        </w:rPr>
      </w:pPr>
    </w:p>
    <w:p w14:paraId="5520EDEC" w14:textId="73C330C7" w:rsidR="0066186C" w:rsidRPr="00BC3CC5" w:rsidRDefault="00697442" w:rsidP="00D41183">
      <w:pPr>
        <w:tabs>
          <w:tab w:val="left" w:pos="6125"/>
        </w:tabs>
        <w:jc w:val="both"/>
      </w:pPr>
      <w:r w:rsidRPr="00BC3CC5">
        <w:t xml:space="preserve">Le projet de ces élèves </w:t>
      </w:r>
      <w:r w:rsidR="00496046" w:rsidRPr="00BC3CC5">
        <w:t>ressemble un peu au nôtre</w:t>
      </w:r>
      <w:r w:rsidR="00EF2ED7" w:rsidRPr="00BC3CC5">
        <w:t xml:space="preserve"> mais en plus simple </w:t>
      </w:r>
      <w:r w:rsidR="009C1BDD" w:rsidRPr="00BC3CC5">
        <w:t>puisqu’ils</w:t>
      </w:r>
      <w:r w:rsidR="00EF2ED7" w:rsidRPr="00BC3CC5">
        <w:t xml:space="preserve"> ne font que trier les pièces</w:t>
      </w:r>
      <w:r w:rsidR="00A81C48" w:rsidRPr="00BC3CC5">
        <w:t xml:space="preserve">. Ils ont </w:t>
      </w:r>
      <w:r w:rsidR="0066186C" w:rsidRPr="00BC3CC5">
        <w:t>étudié</w:t>
      </w:r>
      <w:r w:rsidR="00A81C48" w:rsidRPr="00BC3CC5">
        <w:t xml:space="preserve"> plusieurs possibilités pour </w:t>
      </w:r>
      <w:r w:rsidR="009C1BDD" w:rsidRPr="00BC3CC5">
        <w:t>y parvenir.</w:t>
      </w:r>
      <w:r w:rsidR="0063623B" w:rsidRPr="00BC3CC5">
        <w:t xml:space="preserve"> Nous allons </w:t>
      </w:r>
      <w:r w:rsidR="00385F65">
        <w:t>en</w:t>
      </w:r>
      <w:r w:rsidR="0063623B" w:rsidRPr="00BC3CC5">
        <w:t xml:space="preserve"> analyser </w:t>
      </w:r>
      <w:r w:rsidR="00385F65">
        <w:t xml:space="preserve">deux </w:t>
      </w:r>
      <w:r w:rsidR="0063623B" w:rsidRPr="00BC3CC5">
        <w:t xml:space="preserve">pour voir si nous retenons certaines idées pour notre projet. </w:t>
      </w:r>
    </w:p>
    <w:p w14:paraId="1E981293" w14:textId="77777777" w:rsidR="0066186C" w:rsidRPr="00BC3CC5" w:rsidRDefault="0066186C" w:rsidP="00D41183">
      <w:pPr>
        <w:tabs>
          <w:tab w:val="left" w:pos="6125"/>
        </w:tabs>
        <w:jc w:val="both"/>
      </w:pPr>
    </w:p>
    <w:p w14:paraId="20F81385" w14:textId="20BB629C" w:rsidR="00BE2F77" w:rsidRPr="00464940" w:rsidRDefault="0066186C" w:rsidP="00D41183">
      <w:pPr>
        <w:tabs>
          <w:tab w:val="left" w:pos="6125"/>
        </w:tabs>
        <w:jc w:val="both"/>
        <w:rPr>
          <w:b/>
          <w:bCs/>
          <w:sz w:val="28"/>
          <w:szCs w:val="28"/>
        </w:rPr>
      </w:pPr>
      <w:r w:rsidRPr="00464940">
        <w:rPr>
          <w:b/>
          <w:bCs/>
          <w:sz w:val="28"/>
          <w:szCs w:val="28"/>
        </w:rPr>
        <w:t>1</w:t>
      </w:r>
      <w:r w:rsidRPr="00464940">
        <w:rPr>
          <w:b/>
          <w:bCs/>
          <w:sz w:val="28"/>
          <w:szCs w:val="28"/>
          <w:vertAlign w:val="superscript"/>
        </w:rPr>
        <w:t xml:space="preserve">ère </w:t>
      </w:r>
      <w:r w:rsidRPr="00464940">
        <w:rPr>
          <w:b/>
          <w:bCs/>
          <w:sz w:val="28"/>
          <w:szCs w:val="28"/>
        </w:rPr>
        <w:t xml:space="preserve">possibilité : trier grâce à </w:t>
      </w:r>
      <w:r w:rsidR="00BE2F77" w:rsidRPr="00464940">
        <w:rPr>
          <w:b/>
          <w:bCs/>
          <w:sz w:val="28"/>
          <w:szCs w:val="28"/>
        </w:rPr>
        <w:t>des pales qui tournent grâce à un moteur.</w:t>
      </w:r>
    </w:p>
    <w:p w14:paraId="11D689C7" w14:textId="7EB9B241" w:rsidR="00BE2F77" w:rsidRPr="00BC3CC5" w:rsidRDefault="004447E3" w:rsidP="00D41183">
      <w:pPr>
        <w:tabs>
          <w:tab w:val="left" w:pos="6125"/>
        </w:tabs>
        <w:jc w:val="both"/>
      </w:pPr>
      <w:r w:rsidRPr="00BC3CC5">
        <w:rPr>
          <w:noProof/>
        </w:rPr>
        <w:drawing>
          <wp:anchor distT="0" distB="0" distL="114300" distR="114300" simplePos="0" relativeHeight="251658241" behindDoc="0" locked="0" layoutInCell="1" allowOverlap="1" wp14:anchorId="39AA0139" wp14:editId="65C4E413">
            <wp:simplePos x="0" y="0"/>
            <wp:positionH relativeFrom="column">
              <wp:posOffset>4919980</wp:posOffset>
            </wp:positionH>
            <wp:positionV relativeFrom="paragraph">
              <wp:posOffset>74295</wp:posOffset>
            </wp:positionV>
            <wp:extent cx="1410970" cy="1647825"/>
            <wp:effectExtent l="0" t="0" r="0" b="3175"/>
            <wp:wrapThrough wrapText="bothSides">
              <wp:wrapPolygon edited="0">
                <wp:start x="0" y="0"/>
                <wp:lineTo x="0" y="21475"/>
                <wp:lineTo x="21386" y="21475"/>
                <wp:lineTo x="21386" y="0"/>
                <wp:lineTo x="0" y="0"/>
              </wp:wrapPolygon>
            </wp:wrapThrough>
            <wp:docPr id="4" name="Image 4" descr="1er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er Proj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097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EFD4D" w14:textId="2233444C" w:rsidR="00BE2F77" w:rsidRDefault="00F80B3C" w:rsidP="00D41183">
      <w:pPr>
        <w:tabs>
          <w:tab w:val="left" w:pos="6125"/>
        </w:tabs>
        <w:jc w:val="both"/>
      </w:pPr>
      <w:r w:rsidRPr="001E7183">
        <w:rPr>
          <w:b/>
          <w:bCs/>
          <w:color w:val="4472C4" w:themeColor="accent1"/>
        </w:rPr>
        <w:t>Fonctionnement :</w:t>
      </w:r>
      <w:r w:rsidRPr="00696708">
        <w:rPr>
          <w:color w:val="4472C4" w:themeColor="accent1"/>
        </w:rPr>
        <w:t xml:space="preserve"> </w:t>
      </w:r>
      <w:r w:rsidR="004C1521" w:rsidRPr="00BC3CC5">
        <w:t xml:space="preserve">Dans ce système, les </w:t>
      </w:r>
      <w:r w:rsidR="00042F0C" w:rsidRPr="00BC3CC5">
        <w:t xml:space="preserve">pièces tombent </w:t>
      </w:r>
      <w:r w:rsidR="00444A3A" w:rsidRPr="00BC3CC5">
        <w:t xml:space="preserve">au fur et à mesure </w:t>
      </w:r>
      <w:r w:rsidR="00653D8D" w:rsidRPr="00BC3CC5">
        <w:t xml:space="preserve">tout d’abord </w:t>
      </w:r>
      <w:r w:rsidR="00864736" w:rsidRPr="00BC3CC5">
        <w:t xml:space="preserve">sur le trou correspondant à la pièce de la plus petite taille </w:t>
      </w:r>
      <w:r w:rsidR="00253694" w:rsidRPr="00BC3CC5">
        <w:t>(</w:t>
      </w:r>
      <w:r w:rsidR="00777600" w:rsidRPr="00BC3CC5">
        <w:t>pour qu’uniquement</w:t>
      </w:r>
      <w:r w:rsidR="00253694" w:rsidRPr="00BC3CC5">
        <w:t xml:space="preserve"> celles-ci tombent dedans), puis ensuite le moteur et les pales « emmènent » </w:t>
      </w:r>
      <w:r w:rsidR="00996600" w:rsidRPr="00BC3CC5">
        <w:t xml:space="preserve">la pièce dans des trous </w:t>
      </w:r>
      <w:r w:rsidR="002C3057" w:rsidRPr="00BC3CC5">
        <w:t>avec un diamètre de plus en plus élevé</w:t>
      </w:r>
      <w:r w:rsidR="009B08BE" w:rsidRPr="00BC3CC5">
        <w:t xml:space="preserve">. Les pièces tombent donc chacune dans un tube correspond à leur taille. </w:t>
      </w:r>
    </w:p>
    <w:p w14:paraId="23CFD0C8" w14:textId="77777777" w:rsidR="00385F65" w:rsidRPr="00BC3CC5" w:rsidRDefault="00385F65" w:rsidP="00D41183">
      <w:pPr>
        <w:tabs>
          <w:tab w:val="left" w:pos="6125"/>
        </w:tabs>
        <w:jc w:val="both"/>
      </w:pPr>
    </w:p>
    <w:p w14:paraId="1EC98CFE" w14:textId="7B89C2E4" w:rsidR="005904F0" w:rsidRPr="00BC3CC5" w:rsidRDefault="00F80B3C" w:rsidP="00D41183">
      <w:pPr>
        <w:tabs>
          <w:tab w:val="left" w:pos="6125"/>
        </w:tabs>
        <w:jc w:val="both"/>
      </w:pPr>
      <w:r w:rsidRPr="00FD2FC2">
        <w:rPr>
          <w:b/>
          <w:bCs/>
          <w:color w:val="4472C4" w:themeColor="accent1"/>
        </w:rPr>
        <w:t>Problème :</w:t>
      </w:r>
      <w:r w:rsidRPr="00FD2FC2">
        <w:rPr>
          <w:color w:val="4472C4" w:themeColor="accent1"/>
        </w:rPr>
        <w:t xml:space="preserve"> </w:t>
      </w:r>
      <w:r w:rsidR="005904F0" w:rsidRPr="00BC3CC5">
        <w:t xml:space="preserve">Comme les pales tournent avec une certaine vitesse, </w:t>
      </w:r>
      <w:r w:rsidR="00A77037" w:rsidRPr="00BC3CC5">
        <w:t>il peut y avoir un décalage entre le</w:t>
      </w:r>
      <w:r w:rsidR="002C09DA" w:rsidRPr="00BC3CC5">
        <w:t xml:space="preserve"> trou et la pièce et donc </w:t>
      </w:r>
      <w:r w:rsidR="00FD2FC2" w:rsidRPr="00BC3CC5">
        <w:t>la pièce</w:t>
      </w:r>
      <w:r w:rsidR="00777600" w:rsidRPr="00BC3CC5">
        <w:t xml:space="preserve"> ne tombai</w:t>
      </w:r>
      <w:r w:rsidR="002C09DA" w:rsidRPr="00BC3CC5">
        <w:t xml:space="preserve">t </w:t>
      </w:r>
      <w:r w:rsidR="00777600" w:rsidRPr="00BC3CC5">
        <w:t>parfois pas dans le tube correspondant</w:t>
      </w:r>
      <w:r w:rsidR="002C09DA" w:rsidRPr="00BC3CC5">
        <w:t xml:space="preserve"> ou </w:t>
      </w:r>
      <w:r w:rsidR="000E0547" w:rsidRPr="00BC3CC5">
        <w:t>les pièces se bloquaient et s’entassaient.</w:t>
      </w:r>
    </w:p>
    <w:p w14:paraId="63F9D7F2" w14:textId="3A923535" w:rsidR="009B08BE" w:rsidRPr="00BC3CC5" w:rsidRDefault="009B08BE" w:rsidP="00D41183">
      <w:pPr>
        <w:tabs>
          <w:tab w:val="left" w:pos="6125"/>
        </w:tabs>
        <w:jc w:val="both"/>
      </w:pPr>
    </w:p>
    <w:p w14:paraId="216B09DF" w14:textId="71DEFC47" w:rsidR="00053C41" w:rsidRPr="00BC3CC5" w:rsidRDefault="00053C41" w:rsidP="00D41183">
      <w:pPr>
        <w:tabs>
          <w:tab w:val="left" w:pos="6125"/>
        </w:tabs>
        <w:jc w:val="both"/>
      </w:pPr>
      <w:r w:rsidRPr="00DE7BC2">
        <w:rPr>
          <w:b/>
          <w:bCs/>
          <w:color w:val="4472C4" w:themeColor="accent1"/>
        </w:rPr>
        <w:t xml:space="preserve">Analyse </w:t>
      </w:r>
      <w:r w:rsidR="000136C3" w:rsidRPr="00DE7BC2">
        <w:rPr>
          <w:b/>
          <w:bCs/>
          <w:color w:val="4472C4" w:themeColor="accent1"/>
        </w:rPr>
        <w:t>pour notre projet</w:t>
      </w:r>
      <w:r w:rsidR="000136C3" w:rsidRPr="00DE7BC2">
        <w:rPr>
          <w:color w:val="4472C4" w:themeColor="accent1"/>
        </w:rPr>
        <w:t> </w:t>
      </w:r>
      <w:r w:rsidR="000136C3" w:rsidRPr="00DE7BC2">
        <w:t>:</w:t>
      </w:r>
      <w:r w:rsidR="00222C25" w:rsidRPr="00DE7BC2">
        <w:t xml:space="preserve"> </w:t>
      </w:r>
      <w:r w:rsidR="00222C25" w:rsidRPr="00BC3CC5">
        <w:t xml:space="preserve">Cette idée pourrait être intéressante et nous pensons qu’elle pourrait fonctionner </w:t>
      </w:r>
      <w:r w:rsidR="00187668" w:rsidRPr="00BC3CC5">
        <w:t xml:space="preserve">si le moteur va à une vitesse assez lente pour permettre à chaque pièce d’aller dans le bon tube. </w:t>
      </w:r>
      <w:r w:rsidR="00C016BF" w:rsidRPr="00BC3CC5">
        <w:t xml:space="preserve">De plus, il est sûrement possible d’obtenir </w:t>
      </w:r>
      <w:r w:rsidR="00FE4031" w:rsidRPr="00BC3CC5">
        <w:t xml:space="preserve">le même résultat avec une seule pale </w:t>
      </w:r>
      <w:r w:rsidR="00747AB9" w:rsidRPr="00BC3CC5">
        <w:t xml:space="preserve">qui servirait à faire avancer la pièce </w:t>
      </w:r>
      <w:r w:rsidR="004837C8" w:rsidRPr="00BC3CC5">
        <w:t xml:space="preserve">de trou en trou. </w:t>
      </w:r>
      <w:r w:rsidR="002306FE" w:rsidRPr="00BC3CC5">
        <w:t xml:space="preserve">Toutefois, comme nous voulons </w:t>
      </w:r>
      <w:r w:rsidR="00420D66" w:rsidRPr="00BC3CC5">
        <w:t>pouvoir travailler avec toutes les pièces (</w:t>
      </w:r>
      <w:r w:rsidR="00DD0EF7" w:rsidRPr="00BC3CC5">
        <w:t>d’un</w:t>
      </w:r>
      <w:r w:rsidR="00420D66" w:rsidRPr="00BC3CC5">
        <w:t xml:space="preserve"> centime à 2 euros</w:t>
      </w:r>
      <w:r w:rsidR="0046608F" w:rsidRPr="00BC3CC5">
        <w:t>), soit 8 types de pièces différentes</w:t>
      </w:r>
      <w:r w:rsidR="00FF7C42" w:rsidRPr="00BC3CC5">
        <w:t xml:space="preserve">, il faudrait </w:t>
      </w:r>
      <w:r w:rsidR="003322DB" w:rsidRPr="00BC3CC5">
        <w:t xml:space="preserve">un système </w:t>
      </w:r>
      <w:r w:rsidR="00DD0EF7" w:rsidRPr="00BC3CC5">
        <w:t>plus</w:t>
      </w:r>
      <w:r w:rsidR="003474ED" w:rsidRPr="00BC3CC5">
        <w:t xml:space="preserve"> </w:t>
      </w:r>
      <w:r w:rsidR="00DD0EF7" w:rsidRPr="00BC3CC5">
        <w:t xml:space="preserve">large pour avoir 8 différentes trous et tubes. </w:t>
      </w:r>
    </w:p>
    <w:p w14:paraId="09D1B463" w14:textId="72BE0459" w:rsidR="00BE2F77" w:rsidRPr="00BC3CC5" w:rsidRDefault="00BE2F77" w:rsidP="00496046">
      <w:pPr>
        <w:tabs>
          <w:tab w:val="left" w:pos="6125"/>
        </w:tabs>
      </w:pPr>
    </w:p>
    <w:p w14:paraId="444B7305" w14:textId="7E84DF8E" w:rsidR="00D30F81" w:rsidRPr="00464940" w:rsidRDefault="00D30F81" w:rsidP="00496046">
      <w:pPr>
        <w:tabs>
          <w:tab w:val="left" w:pos="6125"/>
        </w:tabs>
        <w:rPr>
          <w:b/>
          <w:bCs/>
          <w:sz w:val="28"/>
          <w:szCs w:val="28"/>
        </w:rPr>
      </w:pPr>
      <w:r w:rsidRPr="00464940">
        <w:rPr>
          <w:b/>
          <w:bCs/>
          <w:sz w:val="28"/>
          <w:szCs w:val="28"/>
        </w:rPr>
        <w:t>2</w:t>
      </w:r>
      <w:r w:rsidRPr="00464940">
        <w:rPr>
          <w:b/>
          <w:bCs/>
          <w:sz w:val="28"/>
          <w:szCs w:val="28"/>
          <w:vertAlign w:val="superscript"/>
        </w:rPr>
        <w:t>e</w:t>
      </w:r>
      <w:r w:rsidRPr="00464940">
        <w:rPr>
          <w:b/>
          <w:bCs/>
          <w:sz w:val="28"/>
          <w:szCs w:val="28"/>
        </w:rPr>
        <w:t xml:space="preserve"> possibilité : trier g</w:t>
      </w:r>
      <w:r w:rsidR="00094CCD" w:rsidRPr="00464940">
        <w:rPr>
          <w:b/>
          <w:bCs/>
          <w:sz w:val="28"/>
          <w:szCs w:val="28"/>
        </w:rPr>
        <w:t>râce à un système d</w:t>
      </w:r>
      <w:proofErr w:type="gramStart"/>
      <w:r w:rsidR="00094CCD" w:rsidRPr="00464940">
        <w:rPr>
          <w:b/>
          <w:bCs/>
          <w:sz w:val="28"/>
          <w:szCs w:val="28"/>
        </w:rPr>
        <w:t>’«entonnoir</w:t>
      </w:r>
      <w:proofErr w:type="gramEnd"/>
      <w:r w:rsidR="00094CCD" w:rsidRPr="00464940">
        <w:rPr>
          <w:b/>
          <w:bCs/>
          <w:sz w:val="28"/>
          <w:szCs w:val="28"/>
        </w:rPr>
        <w:t> »</w:t>
      </w:r>
      <w:r w:rsidRPr="00464940">
        <w:rPr>
          <w:b/>
          <w:bCs/>
          <w:sz w:val="28"/>
          <w:szCs w:val="28"/>
        </w:rPr>
        <w:t> </w:t>
      </w:r>
    </w:p>
    <w:p w14:paraId="1BBD12E9" w14:textId="4CEC6568" w:rsidR="00094CCD" w:rsidRPr="00BC3CC5" w:rsidRDefault="00094CCD" w:rsidP="00496046">
      <w:pPr>
        <w:tabs>
          <w:tab w:val="left" w:pos="6125"/>
        </w:tabs>
      </w:pPr>
    </w:p>
    <w:p w14:paraId="5C01773B" w14:textId="21B833E1" w:rsidR="00094CCD" w:rsidRPr="00BC3CC5" w:rsidRDefault="003F00ED" w:rsidP="003F00ED">
      <w:pPr>
        <w:tabs>
          <w:tab w:val="left" w:pos="6125"/>
        </w:tabs>
        <w:jc w:val="both"/>
      </w:pPr>
      <w:r w:rsidRPr="00C03E65">
        <w:rPr>
          <w:b/>
          <w:bCs/>
          <w:noProof/>
          <w:color w:val="4472C4" w:themeColor="accent1"/>
        </w:rPr>
        <w:drawing>
          <wp:anchor distT="0" distB="0" distL="114300" distR="114300" simplePos="0" relativeHeight="251658242" behindDoc="0" locked="0" layoutInCell="1" allowOverlap="1" wp14:anchorId="4ADB9D0A" wp14:editId="551E5EC8">
            <wp:simplePos x="0" y="0"/>
            <wp:positionH relativeFrom="column">
              <wp:posOffset>4758055</wp:posOffset>
            </wp:positionH>
            <wp:positionV relativeFrom="paragraph">
              <wp:posOffset>83820</wp:posOffset>
            </wp:positionV>
            <wp:extent cx="1377950" cy="1542415"/>
            <wp:effectExtent l="0" t="0" r="6350" b="0"/>
            <wp:wrapThrough wrapText="bothSides">
              <wp:wrapPolygon edited="0">
                <wp:start x="0" y="0"/>
                <wp:lineTo x="0" y="21342"/>
                <wp:lineTo x="21500" y="21342"/>
                <wp:lineTo x="21500" y="0"/>
                <wp:lineTo x="0" y="0"/>
              </wp:wrapPolygon>
            </wp:wrapThrough>
            <wp:docPr id="5" name="Image 5" descr="2ème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ème Proj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CCD" w:rsidRPr="00C03E65">
        <w:rPr>
          <w:b/>
          <w:bCs/>
          <w:color w:val="4472C4" w:themeColor="accent1"/>
        </w:rPr>
        <w:t>Fonctionnement</w:t>
      </w:r>
      <w:r w:rsidR="007B4A8B" w:rsidRPr="00C03E65">
        <w:rPr>
          <w:b/>
          <w:bCs/>
          <w:color w:val="4472C4" w:themeColor="accent1"/>
        </w:rPr>
        <w:t> :</w:t>
      </w:r>
      <w:r w:rsidR="0040573A" w:rsidRPr="00C03E65">
        <w:rPr>
          <w:color w:val="4472C4" w:themeColor="accent1"/>
        </w:rPr>
        <w:t xml:space="preserve"> </w:t>
      </w:r>
      <w:r w:rsidR="00EF6531" w:rsidRPr="00BC3CC5">
        <w:t xml:space="preserve">Les pièces </w:t>
      </w:r>
      <w:r w:rsidR="00091509" w:rsidRPr="00BC3CC5">
        <w:t xml:space="preserve">tombent </w:t>
      </w:r>
      <w:r w:rsidR="00CF7736" w:rsidRPr="00BC3CC5">
        <w:t xml:space="preserve">sur un premier rail qui a </w:t>
      </w:r>
      <w:r w:rsidR="00D31CD9" w:rsidRPr="00BC3CC5">
        <w:t xml:space="preserve">un trou avec un diamètre </w:t>
      </w:r>
      <w:r w:rsidR="006F507E" w:rsidRPr="00BC3CC5">
        <w:t xml:space="preserve">entre celui de la pièce de deux euros et </w:t>
      </w:r>
      <w:r w:rsidR="002A37DE" w:rsidRPr="00BC3CC5">
        <w:t>d’un</w:t>
      </w:r>
      <w:r w:rsidR="006F507E" w:rsidRPr="00BC3CC5">
        <w:t xml:space="preserve"> euro</w:t>
      </w:r>
      <w:r w:rsidR="008C77FC" w:rsidRPr="00BC3CC5">
        <w:t>, ainsi il</w:t>
      </w:r>
      <w:r w:rsidR="00226700" w:rsidRPr="00BC3CC5">
        <w:t xml:space="preserve"> laisse passer toutes les pièces sauf celles de </w:t>
      </w:r>
      <w:r w:rsidR="00260AB6" w:rsidRPr="00BC3CC5">
        <w:t xml:space="preserve">deux euros. </w:t>
      </w:r>
      <w:r w:rsidR="006C10ED" w:rsidRPr="00BC3CC5">
        <w:t xml:space="preserve">Les pièces de deux euros ne passent donc pas dans le trou : elles continuent à glisser sur le rail pour ensuite aller dans un tube. Les autres pièces tombent elles dans le trou pour </w:t>
      </w:r>
      <w:r w:rsidR="0009652F" w:rsidRPr="00BC3CC5">
        <w:t>atterrir</w:t>
      </w:r>
      <w:r w:rsidR="006C10ED" w:rsidRPr="00BC3CC5">
        <w:t xml:space="preserve"> sur le rail inférieur qui séparera les pièces d’un euro du reste des pièces </w:t>
      </w:r>
      <w:r w:rsidR="005D6567" w:rsidRPr="00BC3CC5">
        <w:t>et ainsi de suite jusqu</w:t>
      </w:r>
      <w:r w:rsidR="00396DB2" w:rsidRPr="00BC3CC5">
        <w:t xml:space="preserve">’au </w:t>
      </w:r>
      <w:r w:rsidR="00597B7E" w:rsidRPr="00BC3CC5">
        <w:t xml:space="preserve">dernier </w:t>
      </w:r>
      <w:r w:rsidR="00396DB2" w:rsidRPr="00BC3CC5">
        <w:t>rail</w:t>
      </w:r>
      <w:r w:rsidR="00597B7E" w:rsidRPr="00BC3CC5">
        <w:t xml:space="preserve"> qui </w:t>
      </w:r>
      <w:r w:rsidR="0009652F" w:rsidRPr="00BC3CC5">
        <w:t>permettra de récolter les pièces d’un centime.</w:t>
      </w:r>
      <w:r w:rsidR="006C10ED" w:rsidRPr="00BC3CC5">
        <w:t xml:space="preserve"> </w:t>
      </w:r>
      <w:r w:rsidR="00B7249F" w:rsidRPr="00BC3CC5">
        <w:t xml:space="preserve">Chaque rail permet ainsi de récolter </w:t>
      </w:r>
      <w:r w:rsidR="007547B8" w:rsidRPr="00BC3CC5">
        <w:t xml:space="preserve">un type de pièces pour les séparer dans différents tubes. </w:t>
      </w:r>
    </w:p>
    <w:p w14:paraId="3052A18F" w14:textId="24895EAC" w:rsidR="005F006A" w:rsidRPr="00BC3CC5" w:rsidRDefault="005F006A" w:rsidP="003F00ED">
      <w:pPr>
        <w:tabs>
          <w:tab w:val="left" w:pos="6125"/>
        </w:tabs>
        <w:jc w:val="both"/>
      </w:pPr>
    </w:p>
    <w:p w14:paraId="260CEF4D" w14:textId="4D774195" w:rsidR="005F006A" w:rsidRDefault="005F006A" w:rsidP="003F00ED">
      <w:pPr>
        <w:tabs>
          <w:tab w:val="left" w:pos="6125"/>
        </w:tabs>
        <w:jc w:val="both"/>
      </w:pPr>
      <w:r w:rsidRPr="004C16EE">
        <w:rPr>
          <w:b/>
          <w:bCs/>
          <w:color w:val="4472C4" w:themeColor="accent1"/>
        </w:rPr>
        <w:t>Problème :</w:t>
      </w:r>
      <w:r w:rsidRPr="00D743E7">
        <w:rPr>
          <w:color w:val="4472C4" w:themeColor="accent1"/>
        </w:rPr>
        <w:t xml:space="preserve"> </w:t>
      </w:r>
      <w:r w:rsidRPr="00BC3CC5">
        <w:t xml:space="preserve">Si toutes les pièces sont envoyées dans le système au même moment, cela pourrait </w:t>
      </w:r>
      <w:r w:rsidR="00AC6489" w:rsidRPr="00BC3CC5">
        <w:t xml:space="preserve">créer une sorte de bouchon, ou s’il y en a vraiment trop, elles pourraient même se superposer. </w:t>
      </w:r>
    </w:p>
    <w:p w14:paraId="3BF36F32" w14:textId="77777777" w:rsidR="00080AF1" w:rsidRPr="00BC3CC5" w:rsidRDefault="00080AF1" w:rsidP="003F00ED">
      <w:pPr>
        <w:tabs>
          <w:tab w:val="left" w:pos="6125"/>
        </w:tabs>
        <w:jc w:val="both"/>
      </w:pPr>
    </w:p>
    <w:p w14:paraId="58F42BE7" w14:textId="77777777" w:rsidR="00080AF1" w:rsidRDefault="00AC6489" w:rsidP="003F00ED">
      <w:pPr>
        <w:tabs>
          <w:tab w:val="left" w:pos="6125"/>
        </w:tabs>
        <w:jc w:val="both"/>
      </w:pPr>
      <w:r w:rsidRPr="003E155A">
        <w:rPr>
          <w:b/>
          <w:bCs/>
          <w:color w:val="4472C4" w:themeColor="accent1"/>
        </w:rPr>
        <w:t>Analyse pour notre projet :</w:t>
      </w:r>
      <w:r w:rsidR="00397962" w:rsidRPr="003E155A">
        <w:rPr>
          <w:color w:val="4472C4" w:themeColor="accent1"/>
        </w:rPr>
        <w:t xml:space="preserve"> </w:t>
      </w:r>
      <w:r w:rsidR="00397962" w:rsidRPr="00BC3CC5">
        <w:t>Si on envoie les pièces avec un certain délai entre chaque pièce</w:t>
      </w:r>
      <w:r w:rsidR="008B225F" w:rsidRPr="00BC3CC5">
        <w:t xml:space="preserve"> </w:t>
      </w:r>
    </w:p>
    <w:p w14:paraId="7FA3D516" w14:textId="57B1BEDE" w:rsidR="0085416F" w:rsidRPr="00BC3CC5" w:rsidRDefault="008B225F" w:rsidP="003F00ED">
      <w:pPr>
        <w:tabs>
          <w:tab w:val="left" w:pos="6125"/>
        </w:tabs>
        <w:jc w:val="both"/>
      </w:pPr>
      <w:proofErr w:type="gramStart"/>
      <w:r w:rsidRPr="00BC3CC5">
        <w:t>nous</w:t>
      </w:r>
      <w:proofErr w:type="gramEnd"/>
      <w:r w:rsidRPr="00BC3CC5">
        <w:t xml:space="preserve"> pensons que ce système pourrait marcher. Pour avoir ce délai il y a plusieurs solutions</w:t>
      </w:r>
      <w:r w:rsidR="0085416F" w:rsidRPr="00BC3CC5">
        <w:t xml:space="preserve"> : </w:t>
      </w:r>
    </w:p>
    <w:p w14:paraId="70633200" w14:textId="77777777" w:rsidR="0085416F" w:rsidRPr="00BC3CC5" w:rsidRDefault="0085416F" w:rsidP="0085416F">
      <w:pPr>
        <w:pStyle w:val="Paragraphedeliste"/>
        <w:numPr>
          <w:ilvl w:val="0"/>
          <w:numId w:val="7"/>
        </w:numPr>
        <w:tabs>
          <w:tab w:val="left" w:pos="6125"/>
        </w:tabs>
        <w:jc w:val="both"/>
      </w:pPr>
      <w:r w:rsidRPr="00BC3CC5">
        <w:t xml:space="preserve">Système manuel : </w:t>
      </w:r>
      <w:r w:rsidR="008B225F" w:rsidRPr="00BC3CC5">
        <w:t>c’est à l’utilisateur d’attendre un peu avant d’insérer chaque nouvelle pièce</w:t>
      </w:r>
      <w:r w:rsidRPr="00BC3CC5">
        <w:t>.</w:t>
      </w:r>
    </w:p>
    <w:p w14:paraId="0EBEC151" w14:textId="7052B63E" w:rsidR="00AC6489" w:rsidRDefault="0085416F" w:rsidP="0085416F">
      <w:pPr>
        <w:pStyle w:val="Paragraphedeliste"/>
        <w:numPr>
          <w:ilvl w:val="0"/>
          <w:numId w:val="7"/>
        </w:numPr>
        <w:tabs>
          <w:tab w:val="left" w:pos="6125"/>
        </w:tabs>
        <w:jc w:val="both"/>
      </w:pPr>
      <w:r w:rsidRPr="00BC3CC5">
        <w:t>Système automatique :</w:t>
      </w:r>
      <w:r w:rsidR="008B225F" w:rsidRPr="00BC3CC5">
        <w:t xml:space="preserve"> </w:t>
      </w:r>
      <w:r w:rsidRPr="00BC3CC5">
        <w:t>l’utilisateur</w:t>
      </w:r>
      <w:r w:rsidR="008B225F" w:rsidRPr="00BC3CC5">
        <w:t xml:space="preserve"> peut les mettre toutes en même temps et un système perme</w:t>
      </w:r>
      <w:r w:rsidRPr="00BC3CC5">
        <w:t>t</w:t>
      </w:r>
      <w:r w:rsidR="008B225F" w:rsidRPr="00BC3CC5">
        <w:t>t</w:t>
      </w:r>
      <w:r w:rsidRPr="00BC3CC5">
        <w:t>rait</w:t>
      </w:r>
      <w:r w:rsidR="008B225F" w:rsidRPr="00BC3CC5">
        <w:t xml:space="preserve"> de faire tomber les pièces une à une sur le premier rail avec un délai entre chaque pièce. </w:t>
      </w:r>
    </w:p>
    <w:p w14:paraId="30264CDB" w14:textId="238B6BDC" w:rsidR="00385F65" w:rsidRDefault="00385F65" w:rsidP="00385F65">
      <w:pPr>
        <w:tabs>
          <w:tab w:val="left" w:pos="6125"/>
        </w:tabs>
        <w:jc w:val="both"/>
      </w:pPr>
    </w:p>
    <w:p w14:paraId="08521E42" w14:textId="45AF3284" w:rsidR="006B08CA" w:rsidRPr="00385F65" w:rsidRDefault="00385F65" w:rsidP="00385F65">
      <w:pPr>
        <w:tabs>
          <w:tab w:val="left" w:pos="6125"/>
        </w:tabs>
        <w:jc w:val="both"/>
      </w:pPr>
      <w:r w:rsidRPr="00D27497">
        <w:rPr>
          <w:i/>
          <w:iCs/>
        </w:rPr>
        <w:t>Lie</w:t>
      </w:r>
      <w:r w:rsidRPr="00D27497">
        <w:rPr>
          <w:i/>
          <w:iCs/>
          <w:color w:val="000000" w:themeColor="text1"/>
        </w:rPr>
        <w:t xml:space="preserve">n du site : </w:t>
      </w:r>
      <w:hyperlink r:id="rId12" w:history="1">
        <w:r w:rsidRPr="00D27497">
          <w:rPr>
            <w:rStyle w:val="Lienhypertexte"/>
            <w:i/>
            <w:iCs/>
            <w:color w:val="000000" w:themeColor="text1"/>
          </w:rPr>
          <w:t>https://tpemonnayeur.wordpress.com/2016/06/27/partie-3/</w:t>
        </w:r>
      </w:hyperlink>
    </w:p>
    <w:p w14:paraId="114A5D59" w14:textId="247A711D" w:rsidR="0081760B" w:rsidRPr="00080AF1" w:rsidRDefault="007446FC" w:rsidP="00080AF1">
      <w:pPr>
        <w:pStyle w:val="Paragraphedeliste"/>
        <w:numPr>
          <w:ilvl w:val="0"/>
          <w:numId w:val="18"/>
        </w:numPr>
        <w:tabs>
          <w:tab w:val="left" w:pos="6125"/>
        </w:tabs>
        <w:rPr>
          <w:b/>
          <w:bCs/>
          <w:color w:val="C00000"/>
          <w:sz w:val="36"/>
          <w:szCs w:val="36"/>
          <w:u w:val="single"/>
        </w:rPr>
      </w:pPr>
      <w:r w:rsidRPr="00080AF1">
        <w:rPr>
          <w:sz w:val="36"/>
          <w:szCs w:val="36"/>
        </w:rPr>
        <w:lastRenderedPageBreak/>
        <w:fldChar w:fldCharType="begin"/>
      </w:r>
      <w:r w:rsidRPr="00080AF1">
        <w:rPr>
          <w:sz w:val="36"/>
          <w:szCs w:val="36"/>
        </w:rPr>
        <w:instrText xml:space="preserve"> INCLUDEPICTURE "https://tpemonnayeur.files.wordpress.com/2016/06/2c3a8me-projet.png?w=274&amp;h=306" \* MERGEFORMATINET </w:instrText>
      </w:r>
      <w:r w:rsidRPr="00080AF1">
        <w:rPr>
          <w:sz w:val="36"/>
          <w:szCs w:val="36"/>
        </w:rPr>
        <w:fldChar w:fldCharType="end"/>
      </w:r>
      <w:r w:rsidR="0081760B" w:rsidRPr="00080AF1">
        <w:rPr>
          <w:b/>
          <w:bCs/>
          <w:color w:val="C00000"/>
          <w:sz w:val="36"/>
          <w:szCs w:val="36"/>
          <w:u w:val="single"/>
        </w:rPr>
        <w:t xml:space="preserve">Monnayeur </w:t>
      </w:r>
      <w:r w:rsidR="009A511E" w:rsidRPr="00080AF1">
        <w:rPr>
          <w:b/>
          <w:bCs/>
          <w:color w:val="C00000"/>
          <w:sz w:val="36"/>
          <w:szCs w:val="36"/>
          <w:u w:val="single"/>
        </w:rPr>
        <w:t>projet de SI</w:t>
      </w:r>
    </w:p>
    <w:p w14:paraId="02BB9FCD" w14:textId="77777777" w:rsidR="00105FCE" w:rsidRDefault="00105FCE" w:rsidP="006666E2">
      <w:pPr>
        <w:tabs>
          <w:tab w:val="left" w:pos="6125"/>
        </w:tabs>
        <w:rPr>
          <w:b/>
          <w:bCs/>
          <w:color w:val="C00000"/>
          <w:sz w:val="36"/>
          <w:szCs w:val="36"/>
          <w:u w:val="single"/>
        </w:rPr>
      </w:pPr>
    </w:p>
    <w:p w14:paraId="6B9CA9A5" w14:textId="67441532" w:rsidR="00105FCE" w:rsidRPr="00536161" w:rsidRDefault="00536161" w:rsidP="006666E2">
      <w:pPr>
        <w:tabs>
          <w:tab w:val="left" w:pos="6125"/>
        </w:tabs>
        <w:rPr>
          <w:i/>
          <w:iCs/>
          <w:color w:val="000000" w:themeColor="text1"/>
        </w:rPr>
      </w:pPr>
      <w:r>
        <w:rPr>
          <w:i/>
          <w:iCs/>
          <w:color w:val="000000" w:themeColor="text1"/>
        </w:rPr>
        <w:t xml:space="preserve">Lien du site : </w:t>
      </w:r>
      <w:r w:rsidRPr="00536161">
        <w:rPr>
          <w:i/>
          <w:iCs/>
          <w:color w:val="000000" w:themeColor="text1"/>
        </w:rPr>
        <w:t>https://sites.google.com/site/ppemonnayeurlac2013/v-etude-de-la-fonction-distribuer-les-pieces</w:t>
      </w:r>
    </w:p>
    <w:p w14:paraId="0F52F930" w14:textId="77777777" w:rsidR="009A511E" w:rsidRPr="00BC3CC5" w:rsidRDefault="009A511E"/>
    <w:p w14:paraId="121B53A0" w14:textId="5739C729" w:rsidR="00B90A2F" w:rsidRPr="00BC3CC5" w:rsidRDefault="00957056" w:rsidP="00B90A2F">
      <w:pPr>
        <w:jc w:val="both"/>
      </w:pPr>
      <w:r w:rsidRPr="00BC3CC5">
        <w:t xml:space="preserve">Ce projet est </w:t>
      </w:r>
      <w:r w:rsidR="00D60A72">
        <w:t xml:space="preserve">similaire au nôtre, </w:t>
      </w:r>
      <w:r w:rsidR="00BD013C">
        <w:t>o</w:t>
      </w:r>
      <w:r w:rsidR="00B90A2F">
        <w:t>n peut considérer cette machine comme une tirelire électronique puisqu’elle a la fonctionnalité de recevoir</w:t>
      </w:r>
      <w:r w:rsidR="00BD013C">
        <w:t xml:space="preserve">, </w:t>
      </w:r>
      <w:r w:rsidR="00B90A2F">
        <w:t>trier les pièces en fonction de leur valeur</w:t>
      </w:r>
      <w:r w:rsidR="00BD013C">
        <w:t xml:space="preserve"> et également de rendre de l’argent</w:t>
      </w:r>
      <w:r w:rsidR="00B90A2F">
        <w:t xml:space="preserve">. </w:t>
      </w:r>
      <w:r w:rsidR="00BD013C">
        <w:t>Cela</w:t>
      </w:r>
      <w:r w:rsidR="00B90A2F">
        <w:t xml:space="preserve"> peut </w:t>
      </w:r>
      <w:r w:rsidR="00BD013C">
        <w:t xml:space="preserve">donc </w:t>
      </w:r>
      <w:r w:rsidR="00B90A2F">
        <w:t xml:space="preserve">être un objet dans lequel on met notre argent, on sait combien il y a à l’intérieur, et on peut retirer la somme désirée à tout moment. </w:t>
      </w:r>
      <w:r w:rsidR="00AD3BD9">
        <w:t xml:space="preserve">Même si le but final n’est pas le même, les fonctionnalités sont similaires à celles de notre projet. </w:t>
      </w:r>
      <w:r w:rsidR="00B90A2F">
        <w:t>Ce projet, à la différence du nôtre, ne peut être utilisé qu’avec deux types de pièces : 2 euros ou 20 centimes.</w:t>
      </w:r>
    </w:p>
    <w:p w14:paraId="76FCCF03" w14:textId="3D63DBB8" w:rsidR="009A511E" w:rsidRPr="00BC3CC5" w:rsidRDefault="009A511E" w:rsidP="00D342F2">
      <w:pPr>
        <w:jc w:val="both"/>
      </w:pPr>
    </w:p>
    <w:p w14:paraId="3EBE00B9" w14:textId="6DA77976" w:rsidR="00E00A2D" w:rsidRDefault="009F733A" w:rsidP="009F733A">
      <w:pPr>
        <w:tabs>
          <w:tab w:val="left" w:pos="5670"/>
        </w:tabs>
        <w:jc w:val="both"/>
      </w:pPr>
      <w:r>
        <w:tab/>
      </w:r>
    </w:p>
    <w:p w14:paraId="1E80AF6E" w14:textId="08904E05" w:rsidR="006C374D" w:rsidRPr="0032766D" w:rsidRDefault="00D342F2" w:rsidP="00D342F2">
      <w:pPr>
        <w:jc w:val="both"/>
        <w:rPr>
          <w:b/>
          <w:bCs/>
          <w:sz w:val="32"/>
          <w:szCs w:val="32"/>
        </w:rPr>
      </w:pPr>
      <w:r w:rsidRPr="0032766D">
        <w:rPr>
          <w:b/>
          <w:bCs/>
          <w:noProof/>
          <w:sz w:val="32"/>
          <w:szCs w:val="32"/>
        </w:rPr>
        <w:drawing>
          <wp:anchor distT="0" distB="0" distL="114300" distR="114300" simplePos="0" relativeHeight="251658243" behindDoc="0" locked="0" layoutInCell="1" allowOverlap="1" wp14:anchorId="1832FD06" wp14:editId="330DF1CA">
            <wp:simplePos x="0" y="0"/>
            <wp:positionH relativeFrom="column">
              <wp:posOffset>4858385</wp:posOffset>
            </wp:positionH>
            <wp:positionV relativeFrom="paragraph">
              <wp:posOffset>8255</wp:posOffset>
            </wp:positionV>
            <wp:extent cx="1645285" cy="1313815"/>
            <wp:effectExtent l="0" t="0" r="5715" b="0"/>
            <wp:wrapThrough wrapText="bothSides">
              <wp:wrapPolygon edited="0">
                <wp:start x="0" y="0"/>
                <wp:lineTo x="0" y="21297"/>
                <wp:lineTo x="21508" y="21297"/>
                <wp:lineTo x="21508" y="0"/>
                <wp:lineTo x="0" y="0"/>
              </wp:wrapPolygon>
            </wp:wrapThrough>
            <wp:docPr id="6" name="Image 6" descr="Une image contenant photo, table, assis,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hoto, table, assis, piè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285" cy="131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940" w:rsidRPr="0032766D">
        <w:rPr>
          <w:b/>
          <w:bCs/>
          <w:noProof/>
          <w:sz w:val="32"/>
          <w:szCs w:val="32"/>
        </w:rPr>
        <w:t>Séparation</w:t>
      </w:r>
      <w:r w:rsidR="00E85DE5" w:rsidRPr="0032766D">
        <w:rPr>
          <w:b/>
          <w:bCs/>
          <w:sz w:val="32"/>
          <w:szCs w:val="32"/>
        </w:rPr>
        <w:t xml:space="preserve"> des pièces </w:t>
      </w:r>
    </w:p>
    <w:p w14:paraId="1BF45033" w14:textId="77777777" w:rsidR="00E85DE5" w:rsidRPr="00BC3CC5" w:rsidRDefault="00E85DE5" w:rsidP="00D342F2">
      <w:pPr>
        <w:jc w:val="both"/>
      </w:pPr>
    </w:p>
    <w:p w14:paraId="5ACACBF9" w14:textId="228A0C97" w:rsidR="00E0414B" w:rsidRDefault="0032766D" w:rsidP="00D342F2">
      <w:pPr>
        <w:jc w:val="both"/>
      </w:pPr>
      <w:r w:rsidRPr="0032766D">
        <w:rPr>
          <w:b/>
          <w:bCs/>
          <w:color w:val="0070C0"/>
        </w:rPr>
        <w:t>Fonctionnement :</w:t>
      </w:r>
      <w:r w:rsidRPr="0032766D">
        <w:rPr>
          <w:color w:val="000000" w:themeColor="text1"/>
        </w:rPr>
        <w:t xml:space="preserve"> </w:t>
      </w:r>
      <w:r w:rsidR="006D354D" w:rsidRPr="0032766D">
        <w:t>Nous</w:t>
      </w:r>
      <w:r w:rsidR="006D354D" w:rsidRPr="00BC3CC5">
        <w:t xml:space="preserve"> avons </w:t>
      </w:r>
      <w:r w:rsidR="00B55EB7" w:rsidRPr="00BC3CC5">
        <w:t>précédemment</w:t>
      </w:r>
      <w:r w:rsidR="006D354D" w:rsidRPr="00BC3CC5">
        <w:t xml:space="preserve"> dit qu’il serait </w:t>
      </w:r>
      <w:r w:rsidR="00B55EB7" w:rsidRPr="00BC3CC5">
        <w:t xml:space="preserve">bien de trouver un système pour que l’utilisateur puisse donner toutes ses pièces en même temps et qu’elles soient ensuite données </w:t>
      </w:r>
      <w:r w:rsidR="0009249B" w:rsidRPr="00BC3CC5">
        <w:t xml:space="preserve">à la machine </w:t>
      </w:r>
      <w:r w:rsidR="00B55EB7" w:rsidRPr="00BC3CC5">
        <w:t xml:space="preserve">une à une. </w:t>
      </w:r>
      <w:r w:rsidR="0009249B" w:rsidRPr="00BC3CC5">
        <w:t xml:space="preserve">Ici les étudiants ont eu la même problématique. Ils ont </w:t>
      </w:r>
      <w:r w:rsidR="000B328E">
        <w:t xml:space="preserve">donc créé un </w:t>
      </w:r>
      <w:r w:rsidR="004820A6">
        <w:t>entonnoir</w:t>
      </w:r>
      <w:r w:rsidR="00C310F5">
        <w:t xml:space="preserve"> et y ont ajouté une butée </w:t>
      </w:r>
      <w:r w:rsidR="00A2717B">
        <w:t>au bout pour faire en sorte que les pièces ne se superposent pas et se bloquent.</w:t>
      </w:r>
    </w:p>
    <w:p w14:paraId="2052E94C" w14:textId="06A9E988" w:rsidR="00497281" w:rsidRDefault="00497281" w:rsidP="00D342F2">
      <w:pPr>
        <w:jc w:val="both"/>
      </w:pPr>
    </w:p>
    <w:p w14:paraId="73DF0A1A" w14:textId="4F8B5BE7" w:rsidR="00641516" w:rsidRPr="00641516" w:rsidRDefault="003640A4" w:rsidP="00641516">
      <w:r w:rsidRPr="0031568F">
        <w:rPr>
          <w:noProof/>
        </w:rPr>
        <w:drawing>
          <wp:anchor distT="0" distB="0" distL="114300" distR="114300" simplePos="0" relativeHeight="251658248" behindDoc="0" locked="0" layoutInCell="1" allowOverlap="1" wp14:anchorId="50FEEB61" wp14:editId="68CCD38E">
            <wp:simplePos x="0" y="0"/>
            <wp:positionH relativeFrom="column">
              <wp:posOffset>24130</wp:posOffset>
            </wp:positionH>
            <wp:positionV relativeFrom="paragraph">
              <wp:posOffset>172085</wp:posOffset>
            </wp:positionV>
            <wp:extent cx="1228725" cy="1695450"/>
            <wp:effectExtent l="0" t="0" r="3175" b="6350"/>
            <wp:wrapThrough wrapText="bothSides">
              <wp:wrapPolygon edited="0">
                <wp:start x="0" y="0"/>
                <wp:lineTo x="0" y="21519"/>
                <wp:lineTo x="21433" y="21519"/>
                <wp:lineTo x="21433" y="0"/>
                <wp:lineTo x="0" y="0"/>
              </wp:wrapPolygon>
            </wp:wrapThrough>
            <wp:docPr id="14" name="Image 14" descr="Une image contenant personne, table, homme, fe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personne, table, homme, femme&#10;&#10;Description générée automatiquement"/>
                    <pic:cNvPicPr>
                      <a:picLocks noChangeAspect="1" noChangeArrowheads="1"/>
                    </pic:cNvPicPr>
                  </pic:nvPicPr>
                  <pic:blipFill rotWithShape="1">
                    <a:blip r:embed="rId14">
                      <a:extLst>
                        <a:ext uri="{28A0092B-C50C-407E-A947-70E740481C1C}">
                          <a14:useLocalDpi xmlns:a14="http://schemas.microsoft.com/office/drawing/2010/main" val="0"/>
                        </a:ext>
                      </a:extLst>
                    </a:blip>
                    <a:srcRect l="31880" r="35831"/>
                    <a:stretch/>
                  </pic:blipFill>
                  <pic:spPr bwMode="auto">
                    <a:xfrm>
                      <a:off x="0" y="0"/>
                      <a:ext cx="122872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F60D13" w14:textId="3B35F35C" w:rsidR="00D342F2" w:rsidRDefault="00D342F2" w:rsidP="00D342F2">
      <w:pPr>
        <w:jc w:val="both"/>
      </w:pPr>
    </w:p>
    <w:p w14:paraId="20034D12" w14:textId="2E87BA52" w:rsidR="00D342F2" w:rsidRDefault="00D342F2" w:rsidP="00D342F2">
      <w:pPr>
        <w:jc w:val="both"/>
      </w:pPr>
    </w:p>
    <w:p w14:paraId="3F4EBFDA" w14:textId="56D28183" w:rsidR="00DE5C15" w:rsidRDefault="00DE5C15" w:rsidP="00D342F2">
      <w:pPr>
        <w:jc w:val="both"/>
      </w:pPr>
    </w:p>
    <w:p w14:paraId="084831D4" w14:textId="2C595355" w:rsidR="001C2FAE" w:rsidRPr="001C2FAE" w:rsidRDefault="00497281" w:rsidP="00D342F2">
      <w:pPr>
        <w:jc w:val="both"/>
      </w:pPr>
      <w:r>
        <w:t>Ils ont au final opté pour une autre solution</w:t>
      </w:r>
      <w:r w:rsidR="00DE5C15">
        <w:t xml:space="preserve"> : </w:t>
      </w:r>
      <w:r w:rsidR="00C746E7">
        <w:t xml:space="preserve">les pièces suivent le parcours </w:t>
      </w:r>
      <w:r w:rsidR="0093568C">
        <w:t>en « rebondissant » cont</w:t>
      </w:r>
      <w:r w:rsidR="00FC44FD">
        <w:t xml:space="preserve">re les parois </w:t>
      </w:r>
      <w:r w:rsidR="005A2205">
        <w:t>ce qui les freine e</w:t>
      </w:r>
      <w:r w:rsidR="00C65D43">
        <w:t>t permet de les séparer une par une.</w:t>
      </w:r>
      <w:r w:rsidR="00DB5DCF">
        <w:t xml:space="preserve"> </w:t>
      </w:r>
      <w:r w:rsidR="00827C1B">
        <w:t xml:space="preserve">Lorsque les pièces arrivent </w:t>
      </w:r>
      <w:r w:rsidR="00E75EDC">
        <w:t xml:space="preserve">au bas de la pente, elles ne sont que d’un côté ce qui permet d’être sûr qu’elles </w:t>
      </w:r>
      <w:r w:rsidR="001265C9">
        <w:t xml:space="preserve">ne se bloquent pas les unes les autres. </w:t>
      </w:r>
      <w:r>
        <w:t xml:space="preserve"> </w:t>
      </w:r>
      <w:r>
        <w:fldChar w:fldCharType="begin"/>
      </w:r>
      <w:r>
        <w:instrText xml:space="preserve"> INCLUDEPICTURE "/var/folders/k7/4kxht6pd659713whnqn6kz1r0000gn/T/com.microsoft.Word/WebArchiveCopyPasteTempFiles/Youtube.jpg" \* MERGEFORMATINET </w:instrText>
      </w:r>
      <w:r>
        <w:fldChar w:fldCharType="end"/>
      </w:r>
    </w:p>
    <w:p w14:paraId="77C52237" w14:textId="0AFAC252" w:rsidR="00497281" w:rsidRPr="00BC3CC5" w:rsidRDefault="00497281" w:rsidP="0083335D"/>
    <w:p w14:paraId="1F79FA54" w14:textId="0D26D62C" w:rsidR="00E0414B" w:rsidRDefault="00E0414B" w:rsidP="0083335D"/>
    <w:p w14:paraId="3A5C5C3C" w14:textId="77777777" w:rsidR="00D342F2" w:rsidRPr="00BC3CC5" w:rsidRDefault="00D342F2" w:rsidP="0083335D"/>
    <w:p w14:paraId="7EC64E7C" w14:textId="3333EACD" w:rsidR="00E0414B" w:rsidRDefault="00BC46FA" w:rsidP="00985D56">
      <w:pPr>
        <w:jc w:val="both"/>
      </w:pPr>
      <w:r w:rsidRPr="0032766D">
        <w:rPr>
          <w:b/>
          <w:bCs/>
          <w:color w:val="0070C0"/>
        </w:rPr>
        <w:t>Analyse pour notre projet :</w:t>
      </w:r>
      <w:r w:rsidRPr="0032766D">
        <w:rPr>
          <w:color w:val="0070C0"/>
        </w:rPr>
        <w:t xml:space="preserve"> </w:t>
      </w:r>
      <w:r w:rsidR="00F73EE6">
        <w:t xml:space="preserve">le système </w:t>
      </w:r>
      <w:r w:rsidR="00940700">
        <w:t xml:space="preserve">du parcours des pièces est intéressant mais </w:t>
      </w:r>
      <w:r w:rsidR="00FC7553">
        <w:t xml:space="preserve">est plus compliqué à mettre en place que le système d’entonnoir. Il faudrait créer une </w:t>
      </w:r>
      <w:r w:rsidR="003C7ED2">
        <w:t>pièce en plastique à l’imprimante 3D</w:t>
      </w:r>
      <w:r w:rsidR="009D0537">
        <w:t xml:space="preserve"> alors que le système d’entonnoir peut se faire </w:t>
      </w:r>
      <w:r w:rsidR="00A02ECC">
        <w:t>avec du carton.</w:t>
      </w:r>
    </w:p>
    <w:p w14:paraId="6240BBCE" w14:textId="175F32D5" w:rsidR="00464940" w:rsidRDefault="00464940" w:rsidP="0083335D"/>
    <w:p w14:paraId="3A2DC602" w14:textId="77777777" w:rsidR="00985D56" w:rsidRDefault="00985D56" w:rsidP="0083335D"/>
    <w:p w14:paraId="68BEDBAB" w14:textId="4EC88DEE" w:rsidR="00EE716E" w:rsidRDefault="00EE716E" w:rsidP="00E30DC4">
      <w:pPr>
        <w:rPr>
          <w:b/>
          <w:bCs/>
          <w:sz w:val="32"/>
          <w:szCs w:val="32"/>
        </w:rPr>
      </w:pPr>
      <w:r w:rsidRPr="008711E9">
        <w:rPr>
          <w:noProof/>
        </w:rPr>
        <w:drawing>
          <wp:anchor distT="0" distB="0" distL="114300" distR="114300" simplePos="0" relativeHeight="251658246" behindDoc="0" locked="0" layoutInCell="1" allowOverlap="1" wp14:anchorId="0683E72C" wp14:editId="357E176B">
            <wp:simplePos x="0" y="0"/>
            <wp:positionH relativeFrom="column">
              <wp:posOffset>4650105</wp:posOffset>
            </wp:positionH>
            <wp:positionV relativeFrom="paragraph">
              <wp:posOffset>210185</wp:posOffset>
            </wp:positionV>
            <wp:extent cx="1272540" cy="1255395"/>
            <wp:effectExtent l="0" t="0" r="0" b="1905"/>
            <wp:wrapThrough wrapText="bothSides">
              <wp:wrapPolygon edited="0">
                <wp:start x="0" y="0"/>
                <wp:lineTo x="0" y="21414"/>
                <wp:lineTo x="21341" y="21414"/>
                <wp:lineTo x="21341"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1274" r="62794" b="9798"/>
                    <a:stretch/>
                  </pic:blipFill>
                  <pic:spPr bwMode="auto">
                    <a:xfrm>
                      <a:off x="0" y="0"/>
                      <a:ext cx="1272540" cy="125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940" w:rsidRPr="0032766D">
        <w:rPr>
          <w:b/>
          <w:bCs/>
          <w:sz w:val="32"/>
          <w:szCs w:val="32"/>
        </w:rPr>
        <w:t>Tri des pièce</w:t>
      </w:r>
      <w:r>
        <w:rPr>
          <w:b/>
          <w:bCs/>
          <w:sz w:val="32"/>
          <w:szCs w:val="32"/>
        </w:rPr>
        <w:t xml:space="preserve">s </w:t>
      </w:r>
    </w:p>
    <w:p w14:paraId="3B2E7A12" w14:textId="77777777" w:rsidR="00EE716E" w:rsidRDefault="00EE716E" w:rsidP="00E30DC4">
      <w:pPr>
        <w:rPr>
          <w:b/>
          <w:bCs/>
          <w:sz w:val="32"/>
          <w:szCs w:val="32"/>
        </w:rPr>
      </w:pPr>
    </w:p>
    <w:p w14:paraId="2B0904B6" w14:textId="345DDFF9" w:rsidR="00E30DC4" w:rsidRPr="00EE716E" w:rsidRDefault="00EE716E" w:rsidP="00985D56">
      <w:pPr>
        <w:jc w:val="both"/>
        <w:rPr>
          <w:b/>
          <w:bCs/>
          <w:sz w:val="32"/>
          <w:szCs w:val="32"/>
        </w:rPr>
      </w:pPr>
      <w:r w:rsidRPr="0032766D">
        <w:rPr>
          <w:b/>
          <w:bCs/>
          <w:color w:val="0070C0"/>
        </w:rPr>
        <w:t>Fonctionnement :</w:t>
      </w:r>
      <w:r w:rsidRPr="0032766D">
        <w:rPr>
          <w:color w:val="000000" w:themeColor="text1"/>
        </w:rPr>
        <w:t xml:space="preserve"> </w:t>
      </w:r>
      <w:r w:rsidR="00E30DC4">
        <w:t xml:space="preserve">Pour le tri des pièces les étudiants ont choisi de les différencier par leur diamètre. Comme dans ce projet ils n’utilisent que deux types de pièces différentes, ils ont créé un système de rail qui permet de différencier un type de l’autre. Si la pièce qui arrive sur le rail est celle avec le plus petit diamètre alors elle tombe sur une pente qui va la guider </w:t>
      </w:r>
      <w:r w:rsidR="00E30DC4">
        <w:lastRenderedPageBreak/>
        <w:t xml:space="preserve">dans le compartiment placé sous le rail et si c’est l’autre </w:t>
      </w:r>
      <w:r w:rsidR="00E30DC4" w:rsidRPr="0054309B">
        <w:rPr>
          <w:noProof/>
        </w:rPr>
        <w:drawing>
          <wp:anchor distT="0" distB="0" distL="114300" distR="114300" simplePos="0" relativeHeight="251658247" behindDoc="0" locked="0" layoutInCell="1" allowOverlap="1" wp14:anchorId="723EFB71" wp14:editId="298F5EC7">
            <wp:simplePos x="0" y="0"/>
            <wp:positionH relativeFrom="column">
              <wp:posOffset>-80918</wp:posOffset>
            </wp:positionH>
            <wp:positionV relativeFrom="paragraph">
              <wp:posOffset>0</wp:posOffset>
            </wp:positionV>
            <wp:extent cx="1854835" cy="1551305"/>
            <wp:effectExtent l="0" t="0" r="0" b="0"/>
            <wp:wrapThrough wrapText="bothSides">
              <wp:wrapPolygon edited="0">
                <wp:start x="0" y="0"/>
                <wp:lineTo x="0" y="21397"/>
                <wp:lineTo x="21445" y="21397"/>
                <wp:lineTo x="21445"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835"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DC4">
        <w:t>pièce alors son diamètre est supérieur à l’espace entre les rails et donc elle glisse dessus et arrive dans un autre</w:t>
      </w:r>
      <w:r w:rsidR="00A72952">
        <w:t xml:space="preserve"> compartiment.</w:t>
      </w:r>
    </w:p>
    <w:p w14:paraId="58CC0DAE" w14:textId="63D568D5" w:rsidR="00E30DC4" w:rsidRDefault="00E30DC4" w:rsidP="00E30DC4">
      <w:pPr>
        <w:rPr>
          <w:b/>
          <w:bCs/>
          <w:sz w:val="28"/>
          <w:szCs w:val="28"/>
        </w:rPr>
      </w:pPr>
    </w:p>
    <w:p w14:paraId="4FABD858" w14:textId="4B60A3EF" w:rsidR="00E30DC4" w:rsidRDefault="00E30DC4" w:rsidP="00E30DC4">
      <w:pPr>
        <w:rPr>
          <w:b/>
          <w:bCs/>
          <w:sz w:val="28"/>
          <w:szCs w:val="28"/>
        </w:rPr>
      </w:pPr>
    </w:p>
    <w:p w14:paraId="64F43886" w14:textId="1D361597" w:rsidR="00E30DC4" w:rsidRDefault="00E30DC4" w:rsidP="00E30DC4">
      <w:pPr>
        <w:rPr>
          <w:b/>
          <w:bCs/>
          <w:sz w:val="28"/>
          <w:szCs w:val="28"/>
        </w:rPr>
      </w:pPr>
    </w:p>
    <w:p w14:paraId="7275FCBB" w14:textId="0F583305" w:rsidR="00E0414B" w:rsidRDefault="0054309B" w:rsidP="002968F5">
      <w:r w:rsidRPr="0054309B">
        <w:fldChar w:fldCharType="begin"/>
      </w:r>
      <w:r w:rsidRPr="0054309B">
        <w:instrText xml:space="preserve"> INCLUDEPICTURE "/var/folders/k7/4kxht6pd659713whnqn6kz1r0000gn/T/com.microsoft.Word/WebArchiveCopyPasteTempFiles/trier%20ento%205.jpg" \* MERGEFORMATINET </w:instrText>
      </w:r>
      <w:r w:rsidRPr="0054309B">
        <w:fldChar w:fldCharType="end"/>
      </w:r>
      <w:r w:rsidR="00BE6F8F" w:rsidRPr="0054309B">
        <w:fldChar w:fldCharType="begin"/>
      </w:r>
      <w:r w:rsidR="00BE6F8F" w:rsidRPr="0054309B">
        <w:instrText xml:space="preserve"> INCLUDEPICTURE "/var/folders/k7/4kxht6pd659713whnqn6kz1r0000gn/T/com.microsoft.Word/WebArchiveCopyPasteTempFiles/trier%20ento%206.jpg" \* MERGEFORMATINET </w:instrText>
      </w:r>
      <w:r w:rsidR="00BE6F8F" w:rsidRPr="0054309B">
        <w:fldChar w:fldCharType="end"/>
      </w:r>
    </w:p>
    <w:p w14:paraId="386C9F19" w14:textId="77777777" w:rsidR="00A72952" w:rsidRDefault="00A72952" w:rsidP="00574233">
      <w:pPr>
        <w:jc w:val="both"/>
        <w:rPr>
          <w:b/>
          <w:bCs/>
          <w:sz w:val="28"/>
          <w:szCs w:val="28"/>
        </w:rPr>
      </w:pPr>
    </w:p>
    <w:p w14:paraId="05EF045C" w14:textId="77777777" w:rsidR="00A72952" w:rsidRDefault="00A72952" w:rsidP="00574233">
      <w:pPr>
        <w:jc w:val="both"/>
        <w:rPr>
          <w:b/>
          <w:bCs/>
          <w:sz w:val="28"/>
          <w:szCs w:val="28"/>
        </w:rPr>
      </w:pPr>
    </w:p>
    <w:p w14:paraId="7C6CFDE1" w14:textId="77777777" w:rsidR="00A72952" w:rsidRDefault="00A72952" w:rsidP="00574233">
      <w:pPr>
        <w:jc w:val="both"/>
        <w:rPr>
          <w:b/>
          <w:bCs/>
          <w:sz w:val="28"/>
          <w:szCs w:val="28"/>
        </w:rPr>
      </w:pPr>
    </w:p>
    <w:p w14:paraId="5B7F4E9F" w14:textId="3D86EE33" w:rsidR="000A1491" w:rsidRPr="0032766D" w:rsidRDefault="000A1491" w:rsidP="00574233">
      <w:pPr>
        <w:jc w:val="both"/>
        <w:rPr>
          <w:sz w:val="32"/>
          <w:szCs w:val="32"/>
        </w:rPr>
      </w:pPr>
      <w:r w:rsidRPr="0032766D">
        <w:rPr>
          <w:b/>
          <w:bCs/>
          <w:sz w:val="32"/>
          <w:szCs w:val="32"/>
        </w:rPr>
        <w:t>Compter le nombre de pièces dans chaque compartiment</w:t>
      </w:r>
    </w:p>
    <w:p w14:paraId="3B620D8E" w14:textId="77777777" w:rsidR="000A1491" w:rsidRDefault="000A1491" w:rsidP="00574233">
      <w:pPr>
        <w:jc w:val="both"/>
        <w:rPr>
          <w:sz w:val="28"/>
          <w:szCs w:val="28"/>
        </w:rPr>
      </w:pPr>
    </w:p>
    <w:p w14:paraId="3E7713D7" w14:textId="7EF9BB46" w:rsidR="000A1491" w:rsidRDefault="00EE716E" w:rsidP="00985D56">
      <w:pPr>
        <w:jc w:val="both"/>
      </w:pPr>
      <w:r w:rsidRPr="0032766D">
        <w:rPr>
          <w:b/>
          <w:bCs/>
          <w:color w:val="0070C0"/>
        </w:rPr>
        <w:t>Fonctionnement :</w:t>
      </w:r>
      <w:r w:rsidRPr="0032766D">
        <w:rPr>
          <w:color w:val="000000" w:themeColor="text1"/>
        </w:rPr>
        <w:t xml:space="preserve"> </w:t>
      </w:r>
      <w:r w:rsidR="007474D8">
        <w:t xml:space="preserve">Afin de </w:t>
      </w:r>
      <w:r w:rsidR="00C371FE">
        <w:t>calculer le rendu de</w:t>
      </w:r>
      <w:r w:rsidR="007474D8">
        <w:t xml:space="preserve"> la monnaie au client, il est nécessaire de savoir combien de pièces il y a dans chaque compartiment</w:t>
      </w:r>
      <w:r w:rsidR="00B82EA8">
        <w:t xml:space="preserve">. </w:t>
      </w:r>
      <w:r w:rsidR="00C371FE">
        <w:t>Pour cela, il faut trouver un moyen de</w:t>
      </w:r>
      <w:r w:rsidR="008918E3">
        <w:t xml:space="preserve"> détecter </w:t>
      </w:r>
      <w:r w:rsidR="00374F2F">
        <w:t xml:space="preserve">chaque pièce qui tombe dans chaque compartiment. </w:t>
      </w:r>
    </w:p>
    <w:p w14:paraId="4AE924E6" w14:textId="77777777" w:rsidR="00776434" w:rsidRDefault="00776434" w:rsidP="00985D56">
      <w:pPr>
        <w:jc w:val="both"/>
      </w:pPr>
    </w:p>
    <w:p w14:paraId="505509F2" w14:textId="038F2211" w:rsidR="00776434" w:rsidRDefault="006B41CD" w:rsidP="00985D56">
      <w:pPr>
        <w:jc w:val="both"/>
      </w:pPr>
      <w:r>
        <w:t xml:space="preserve">Dans ce projet, </w:t>
      </w:r>
      <w:r w:rsidR="001912A4">
        <w:t>les étudiants</w:t>
      </w:r>
      <w:r w:rsidR="008D623C">
        <w:t xml:space="preserve"> ont voulu </w:t>
      </w:r>
      <w:r w:rsidR="005471AC">
        <w:t>utiliser</w:t>
      </w:r>
      <w:r w:rsidR="008D623C">
        <w:t xml:space="preserve"> un capteur de force </w:t>
      </w:r>
      <w:proofErr w:type="spellStart"/>
      <w:r w:rsidR="008D623C">
        <w:t>phidget</w:t>
      </w:r>
      <w:proofErr w:type="spellEnd"/>
      <w:r w:rsidR="008D623C">
        <w:t xml:space="preserve"> </w:t>
      </w:r>
      <w:r w:rsidR="00EC2362">
        <w:t xml:space="preserve">mais </w:t>
      </w:r>
      <w:r w:rsidR="00BA1806">
        <w:t xml:space="preserve">ils se sont </w:t>
      </w:r>
      <w:r w:rsidR="00E848A2">
        <w:t>rendu</w:t>
      </w:r>
      <w:r w:rsidR="00BA1806">
        <w:t xml:space="preserve"> compte trop tard que cela était difficile à connecter à l’</w:t>
      </w:r>
      <w:proofErr w:type="spellStart"/>
      <w:r w:rsidR="00BA1806">
        <w:t>arduino</w:t>
      </w:r>
      <w:proofErr w:type="spellEnd"/>
      <w:r w:rsidR="00BA1806">
        <w:t xml:space="preserve">. </w:t>
      </w:r>
    </w:p>
    <w:p w14:paraId="5F2D9EF4" w14:textId="77777777" w:rsidR="00590B67" w:rsidRDefault="00590B67" w:rsidP="00985D56">
      <w:pPr>
        <w:jc w:val="both"/>
      </w:pPr>
    </w:p>
    <w:p w14:paraId="1EF7B152" w14:textId="4B0AA610" w:rsidR="00590B67" w:rsidRDefault="00590B67" w:rsidP="00985D56">
      <w:pPr>
        <w:jc w:val="both"/>
      </w:pPr>
      <w:r>
        <w:t xml:space="preserve">Ils indiquent donc qu’ils auraient préféré </w:t>
      </w:r>
      <w:r w:rsidR="00AF3EF2">
        <w:t>utiliser</w:t>
      </w:r>
      <w:r>
        <w:t xml:space="preserve"> le capteur de pression. </w:t>
      </w:r>
      <w:r w:rsidR="00133AE7">
        <w:t>Ce cap</w:t>
      </w:r>
      <w:r w:rsidR="00A86FF3">
        <w:t>teur, placé en</w:t>
      </w:r>
      <w:r w:rsidR="00D94B13">
        <w:t xml:space="preserve"> dessous du </w:t>
      </w:r>
      <w:r w:rsidR="00E95FA9">
        <w:t>tube</w:t>
      </w:r>
      <w:r w:rsidR="00D94B13">
        <w:t xml:space="preserve"> contenant les pièces, </w:t>
      </w:r>
      <w:r w:rsidR="00E95FA9">
        <w:t xml:space="preserve">permet de savoir dès qu’une pièce tombe. </w:t>
      </w:r>
    </w:p>
    <w:p w14:paraId="7F2AEC81" w14:textId="77777777" w:rsidR="00E9616F" w:rsidRDefault="00E9616F" w:rsidP="00985D56">
      <w:pPr>
        <w:jc w:val="both"/>
      </w:pPr>
    </w:p>
    <w:p w14:paraId="5EA0B367" w14:textId="5F6979E7" w:rsidR="00E9616F" w:rsidRDefault="00E9616F" w:rsidP="00985D56">
      <w:pPr>
        <w:jc w:val="both"/>
      </w:pPr>
      <w:r w:rsidRPr="00EE716E">
        <w:rPr>
          <w:b/>
          <w:bCs/>
          <w:color w:val="0070C0"/>
        </w:rPr>
        <w:t>Analyse pour notre projet :</w:t>
      </w:r>
      <w:r w:rsidRPr="00EE716E">
        <w:rPr>
          <w:color w:val="0070C0"/>
        </w:rPr>
        <w:t xml:space="preserve"> </w:t>
      </w:r>
      <w:r w:rsidR="00035F71">
        <w:t xml:space="preserve">le capteur de pression </w:t>
      </w:r>
      <w:r w:rsidR="00BC7415">
        <w:t>peut être utilisable mais pour cela il faut qu’il soit très précis car l</w:t>
      </w:r>
      <w:r w:rsidR="00454949">
        <w:t xml:space="preserve">a pièce la plus légère (un centime) pèse 2,3 grammes. </w:t>
      </w:r>
      <w:r w:rsidR="00360965">
        <w:t xml:space="preserve">Après quelques recherches sur internet, il </w:t>
      </w:r>
      <w:r w:rsidR="00FE0013">
        <w:t>ne semble malheureusement pas exister de capteurs aussi précis. Nous allons donc devoir nous orienter vers une autre idée pour cette étape.</w:t>
      </w:r>
    </w:p>
    <w:p w14:paraId="6C767479" w14:textId="77777777" w:rsidR="00985D56" w:rsidRDefault="00985D56" w:rsidP="00985D56">
      <w:pPr>
        <w:jc w:val="both"/>
      </w:pPr>
    </w:p>
    <w:p w14:paraId="724536DB" w14:textId="77777777" w:rsidR="0042691A" w:rsidRDefault="0042691A" w:rsidP="00985D56">
      <w:pPr>
        <w:jc w:val="both"/>
      </w:pPr>
    </w:p>
    <w:p w14:paraId="60F0D5B2" w14:textId="047FDCC3" w:rsidR="0042691A" w:rsidRPr="0032766D" w:rsidRDefault="0042691A" w:rsidP="00985D56">
      <w:pPr>
        <w:jc w:val="both"/>
        <w:rPr>
          <w:b/>
          <w:bCs/>
          <w:sz w:val="32"/>
          <w:szCs w:val="32"/>
        </w:rPr>
      </w:pPr>
      <w:r w:rsidRPr="0032766D">
        <w:rPr>
          <w:b/>
          <w:bCs/>
          <w:sz w:val="32"/>
          <w:szCs w:val="32"/>
        </w:rPr>
        <w:t>Envoi de l’information à la machine</w:t>
      </w:r>
    </w:p>
    <w:p w14:paraId="5AA53FF3" w14:textId="1C5FA90B" w:rsidR="009D52C3" w:rsidRDefault="00E551BA" w:rsidP="00985D56">
      <w:pPr>
        <w:jc w:val="both"/>
        <w:rPr>
          <w:b/>
          <w:bCs/>
          <w:sz w:val="28"/>
          <w:szCs w:val="28"/>
        </w:rPr>
      </w:pPr>
      <w:r w:rsidRPr="00E551BA">
        <w:rPr>
          <w:noProof/>
        </w:rPr>
        <w:drawing>
          <wp:anchor distT="0" distB="0" distL="114300" distR="114300" simplePos="0" relativeHeight="251658249" behindDoc="0" locked="0" layoutInCell="1" allowOverlap="1" wp14:anchorId="5D3FEE2D" wp14:editId="5038B37B">
            <wp:simplePos x="0" y="0"/>
            <wp:positionH relativeFrom="column">
              <wp:posOffset>4629785</wp:posOffset>
            </wp:positionH>
            <wp:positionV relativeFrom="paragraph">
              <wp:posOffset>93345</wp:posOffset>
            </wp:positionV>
            <wp:extent cx="1509395" cy="2298700"/>
            <wp:effectExtent l="0" t="0" r="1905" b="0"/>
            <wp:wrapThrough wrapText="bothSides">
              <wp:wrapPolygon edited="0">
                <wp:start x="0" y="0"/>
                <wp:lineTo x="0" y="21481"/>
                <wp:lineTo x="21446" y="21481"/>
                <wp:lineTo x="21446" y="0"/>
                <wp:lineTo x="0" y="0"/>
              </wp:wrapPolygon>
            </wp:wrapThrough>
            <wp:docPr id="17" name="Image 17" descr="[Demande d'aide] Gérer afficheur 7segments 4 digits avec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mande d'aide] Gérer afficheur 7segments 4 digits avec clavi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939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4D46A" w14:textId="4D926823" w:rsidR="00857B98" w:rsidRDefault="00EE716E" w:rsidP="00985D56">
      <w:pPr>
        <w:jc w:val="both"/>
      </w:pPr>
      <w:r w:rsidRPr="0032766D">
        <w:rPr>
          <w:b/>
          <w:bCs/>
          <w:color w:val="0070C0"/>
        </w:rPr>
        <w:t>Fonctionnement :</w:t>
      </w:r>
      <w:r w:rsidRPr="0032766D">
        <w:rPr>
          <w:color w:val="000000" w:themeColor="text1"/>
        </w:rPr>
        <w:t xml:space="preserve"> </w:t>
      </w:r>
      <w:r w:rsidR="0060685F">
        <w:t>L</w:t>
      </w:r>
      <w:r w:rsidR="00945E49">
        <w:t xml:space="preserve">e système </w:t>
      </w:r>
      <w:r w:rsidR="0060685F">
        <w:t>doit recevoir un nombre de pièces à renvoyer</w:t>
      </w:r>
      <w:r w:rsidR="00A705C2">
        <w:t xml:space="preserve">, pour cela </w:t>
      </w:r>
      <w:r w:rsidR="00945E49">
        <w:t>un clavier numérique a été connecté</w:t>
      </w:r>
      <w:r w:rsidR="00C90D63">
        <w:t xml:space="preserve"> et permet à l’utilisateur de saisir ses choix. </w:t>
      </w:r>
      <w:r w:rsidR="00574317">
        <w:t>Le clavier numérique à 16 touc</w:t>
      </w:r>
      <w:r w:rsidR="00F519C9">
        <w:t>hes (10 touches avec les nombres (0 à 9) et 6 touches utilisés pour d’autres commandes) leur a permis de pouvoir</w:t>
      </w:r>
      <w:r w:rsidR="00CA0579">
        <w:t>, en plus de saisir le montant, rajouter des fonctionnalités comme valider l</w:t>
      </w:r>
      <w:r w:rsidR="001D57D5">
        <w:t>e montant</w:t>
      </w:r>
      <w:r w:rsidR="006333CC">
        <w:t xml:space="preserve"> ou l’</w:t>
      </w:r>
      <w:r w:rsidR="001D57D5">
        <w:t>annuler</w:t>
      </w:r>
      <w:r w:rsidR="00857B98">
        <w:t xml:space="preserve">. </w:t>
      </w:r>
      <w:r w:rsidR="005F66BD">
        <w:t xml:space="preserve">Ils ont également ajouté un écran LCD pour </w:t>
      </w:r>
      <w:r w:rsidR="00C0616B">
        <w:t>guider</w:t>
      </w:r>
      <w:r w:rsidR="005F66BD">
        <w:t xml:space="preserve"> </w:t>
      </w:r>
      <w:r w:rsidR="0091299F">
        <w:t>l’utilisateur</w:t>
      </w:r>
      <w:r w:rsidR="00C0616B">
        <w:t xml:space="preserve"> dans les manipulations à faire (quel bouton utiliser pour valider par exemple). </w:t>
      </w:r>
    </w:p>
    <w:p w14:paraId="6C57C2FC" w14:textId="6017194A" w:rsidR="00C0616B" w:rsidRDefault="00C0616B" w:rsidP="00985D56">
      <w:pPr>
        <w:jc w:val="both"/>
      </w:pPr>
    </w:p>
    <w:p w14:paraId="55BD1C4D" w14:textId="79A21C85" w:rsidR="006E7E26" w:rsidRDefault="00F76F0C" w:rsidP="00985D56">
      <w:pPr>
        <w:jc w:val="both"/>
      </w:pPr>
      <w:r w:rsidRPr="00EE716E">
        <w:rPr>
          <w:b/>
          <w:bCs/>
          <w:color w:val="0070C0"/>
        </w:rPr>
        <w:t>Analyse </w:t>
      </w:r>
      <w:r w:rsidR="00EE716E" w:rsidRPr="00EE716E">
        <w:rPr>
          <w:b/>
          <w:bCs/>
          <w:color w:val="0070C0"/>
        </w:rPr>
        <w:t>pour notre projet :</w:t>
      </w:r>
      <w:r w:rsidR="00BC2A60" w:rsidRPr="00EE716E">
        <w:rPr>
          <w:color w:val="0070C0"/>
        </w:rPr>
        <w:t> </w:t>
      </w:r>
      <w:r w:rsidR="00BC2A60">
        <w:t>N</w:t>
      </w:r>
      <w:r>
        <w:t>ous devons envoyer au système la somme attendue</w:t>
      </w:r>
      <w:r w:rsidR="00BC2A60">
        <w:t xml:space="preserve"> et p</w:t>
      </w:r>
      <w:r w:rsidR="00BA1C93">
        <w:t xml:space="preserve">our cela nous pourrions également </w:t>
      </w:r>
      <w:r w:rsidR="00574233">
        <w:t>utiliser</w:t>
      </w:r>
      <w:r w:rsidR="00BA1C93">
        <w:t xml:space="preserve"> un clavier </w:t>
      </w:r>
      <w:r w:rsidR="000022F0">
        <w:t>numérique</w:t>
      </w:r>
      <w:r w:rsidR="00FB670D">
        <w:t xml:space="preserve"> qui permett</w:t>
      </w:r>
      <w:r w:rsidR="00F25A44">
        <w:t>r</w:t>
      </w:r>
      <w:r w:rsidR="00BC2A60">
        <w:t xml:space="preserve">ait, en plus de </w:t>
      </w:r>
      <w:r w:rsidR="007E28E1">
        <w:t>saisir le montant, d’annuler, de valider</w:t>
      </w:r>
      <w:r w:rsidR="009F165F">
        <w:t xml:space="preserve"> e</w:t>
      </w:r>
      <w:r w:rsidR="00253CAA">
        <w:t>t</w:t>
      </w:r>
      <w:r w:rsidR="009F165F">
        <w:t xml:space="preserve"> </w:t>
      </w:r>
      <w:r w:rsidR="007E28E1">
        <w:t xml:space="preserve">de corriger </w:t>
      </w:r>
      <w:r w:rsidR="0098637B">
        <w:t>ce que l’on tape</w:t>
      </w:r>
      <w:r w:rsidR="009F165F">
        <w:t xml:space="preserve"> lor</w:t>
      </w:r>
      <w:r w:rsidR="00253CAA">
        <w:t>s de la saisie par le commerçant</w:t>
      </w:r>
      <w:r w:rsidR="0098637B">
        <w:t>.</w:t>
      </w:r>
      <w:r w:rsidR="00253CAA">
        <w:t xml:space="preserve"> Un quatrième bouton pourrait également </w:t>
      </w:r>
      <w:r w:rsidR="00B61A24">
        <w:t xml:space="preserve">servir à l’utilisateur </w:t>
      </w:r>
      <w:r w:rsidR="00E423D6">
        <w:t>pour informer le système qu’il a saisi toutes ses pièces.</w:t>
      </w:r>
      <w:r w:rsidR="0098637B">
        <w:t xml:space="preserve"> </w:t>
      </w:r>
      <w:r w:rsidR="00BF4823">
        <w:t xml:space="preserve">L’écran LCD est </w:t>
      </w:r>
      <w:r w:rsidR="006C1190">
        <w:t>aussi une très bonne idée</w:t>
      </w:r>
      <w:r w:rsidR="00CE1C15">
        <w:t xml:space="preserve">. </w:t>
      </w:r>
      <w:r w:rsidR="00AF22C4">
        <w:t xml:space="preserve">Grâce à lui nous pourrions </w:t>
      </w:r>
      <w:r w:rsidR="006770C4">
        <w:t xml:space="preserve">informer </w:t>
      </w:r>
      <w:r w:rsidR="00C5651A">
        <w:t xml:space="preserve">l’utilisateur de plusieurs choses : la </w:t>
      </w:r>
      <w:r w:rsidR="006770C4">
        <w:t xml:space="preserve">somme à saisir, </w:t>
      </w:r>
      <w:r w:rsidR="008C2307">
        <w:t xml:space="preserve">de s’il doit remettre de l’argent s’il n’en a pas </w:t>
      </w:r>
      <w:r w:rsidR="0023329D">
        <w:t xml:space="preserve">assez </w:t>
      </w:r>
      <w:r w:rsidR="008C2307">
        <w:t xml:space="preserve">donné </w:t>
      </w:r>
      <w:r w:rsidR="00C5651A">
        <w:t>ou encore</w:t>
      </w:r>
      <w:r w:rsidR="007F2BD0">
        <w:t xml:space="preserve"> </w:t>
      </w:r>
      <w:r w:rsidR="008C2307">
        <w:t>du rendu de monnaie qu’il va recevoir.</w:t>
      </w:r>
      <w:r w:rsidR="00E551BA" w:rsidRPr="00E551BA">
        <w:t xml:space="preserve"> </w:t>
      </w:r>
    </w:p>
    <w:p w14:paraId="66428053" w14:textId="77777777" w:rsidR="006E7E26" w:rsidRDefault="006E7E26" w:rsidP="00985D56">
      <w:pPr>
        <w:jc w:val="both"/>
      </w:pPr>
    </w:p>
    <w:p w14:paraId="4FC0CCE2" w14:textId="77777777" w:rsidR="00985D56" w:rsidRDefault="00E551BA" w:rsidP="00985D56">
      <w:pPr>
        <w:jc w:val="both"/>
      </w:pPr>
      <w:r w:rsidRPr="00E551BA">
        <w:lastRenderedPageBreak/>
        <w:fldChar w:fldCharType="begin"/>
      </w:r>
      <w:r w:rsidRPr="00E551BA">
        <w:instrText xml:space="preserve"> INCLUDEPICTURE "/var/folders/k7/4kxht6pd659713whnqn6kz1r0000gn/T/com.microsoft.Word/WebArchiveCopyPasteTempFiles/keypad-pinout.png" \* MERGEFORMATINET </w:instrText>
      </w:r>
      <w:r w:rsidRPr="00E551BA">
        <w:fldChar w:fldCharType="end"/>
      </w:r>
    </w:p>
    <w:p w14:paraId="323F06A1" w14:textId="6B665466" w:rsidR="00D93A4D" w:rsidRPr="00985D56" w:rsidRDefault="003A239B" w:rsidP="00985D56">
      <w:pPr>
        <w:jc w:val="both"/>
      </w:pPr>
      <w:r w:rsidRPr="0032766D">
        <w:rPr>
          <w:b/>
          <w:bCs/>
          <w:sz w:val="32"/>
          <w:szCs w:val="32"/>
        </w:rPr>
        <w:t>Distribution des pièces</w:t>
      </w:r>
      <w:r w:rsidR="005E5687" w:rsidRPr="0032766D">
        <w:rPr>
          <w:b/>
          <w:bCs/>
          <w:sz w:val="32"/>
          <w:szCs w:val="32"/>
        </w:rPr>
        <w:t xml:space="preserve"> </w:t>
      </w:r>
    </w:p>
    <w:p w14:paraId="2A72473D" w14:textId="7D23B883" w:rsidR="003926C9" w:rsidRDefault="003926C9" w:rsidP="00985D56">
      <w:pPr>
        <w:jc w:val="both"/>
        <w:rPr>
          <w:b/>
          <w:bCs/>
          <w:sz w:val="28"/>
          <w:szCs w:val="28"/>
        </w:rPr>
      </w:pPr>
    </w:p>
    <w:p w14:paraId="1258FBBC" w14:textId="039796AB" w:rsidR="003926C9" w:rsidRDefault="00EE716E" w:rsidP="00985D56">
      <w:pPr>
        <w:jc w:val="both"/>
      </w:pPr>
      <w:r w:rsidRPr="0032766D">
        <w:rPr>
          <w:b/>
          <w:bCs/>
          <w:color w:val="0070C0"/>
        </w:rPr>
        <w:t>Fonctionnement :</w:t>
      </w:r>
      <w:r w:rsidRPr="0032766D">
        <w:rPr>
          <w:color w:val="000000" w:themeColor="text1"/>
        </w:rPr>
        <w:t xml:space="preserve"> </w:t>
      </w:r>
      <w:r w:rsidR="003926C9">
        <w:t>La distribution d’une pièce se ferait directement par la poussée d’une tige associée à la crémaillère sur la pièce : la dernière pièce serait au seul endroit du réservoir où il y aurait une fente de part et d’autre de la paroi. Cette fente servirait à la tige d’entrer dans le réservoir et pousser la pièce par l’autre fente. La pièce suivra sans doute une pente vers l’ouverture finale pour récupérer les pièces distribuées.</w:t>
      </w:r>
    </w:p>
    <w:p w14:paraId="7DAC7794" w14:textId="75770FAA" w:rsidR="00EE716E" w:rsidRDefault="00EE716E" w:rsidP="00985D56">
      <w:pPr>
        <w:jc w:val="both"/>
      </w:pPr>
    </w:p>
    <w:p w14:paraId="343E0D58" w14:textId="0AD57B12" w:rsidR="009E63B8" w:rsidRDefault="00EE716E" w:rsidP="00985D56">
      <w:pPr>
        <w:jc w:val="both"/>
      </w:pPr>
      <w:r w:rsidRPr="00EE716E">
        <w:rPr>
          <w:b/>
          <w:bCs/>
          <w:color w:val="0070C0"/>
        </w:rPr>
        <w:t>Analyse pour notre projet :</w:t>
      </w:r>
      <w:r w:rsidR="009E63B8" w:rsidRPr="00EE716E">
        <w:rPr>
          <w:color w:val="0070C0"/>
        </w:rPr>
        <w:t xml:space="preserve"> </w:t>
      </w:r>
      <w:r w:rsidR="009E63B8">
        <w:t xml:space="preserve">Ce mécanisme de distribution ressemble à celui de la </w:t>
      </w:r>
      <w:proofErr w:type="spellStart"/>
      <w:r w:rsidR="009E63B8">
        <w:t>S</w:t>
      </w:r>
      <w:r w:rsidR="009E63B8">
        <w:t>mart</w:t>
      </w:r>
      <w:r w:rsidR="009E63B8">
        <w:t>C</w:t>
      </w:r>
      <w:r w:rsidR="009E63B8">
        <w:t>ash</w:t>
      </w:r>
      <w:proofErr w:type="spellEnd"/>
      <w:r w:rsidR="009E63B8">
        <w:t xml:space="preserve"> à quelques exceptions près. Il serait possible de le mettre en place et assurerait de ne prendre qu’une pièce par une pièce. Cependant, il ne parait pas capable de s’occuper des 8 réservoirs ; le problème </w:t>
      </w:r>
      <w:r w:rsidR="00366809">
        <w:t>est</w:t>
      </w:r>
      <w:r w:rsidR="009E63B8">
        <w:t xml:space="preserve"> l’optimisation de l’espace.</w:t>
      </w:r>
    </w:p>
    <w:p w14:paraId="30231F1A" w14:textId="00F86E3D" w:rsidR="003A239B" w:rsidRDefault="003A239B" w:rsidP="0083335D">
      <w:pPr>
        <w:rPr>
          <w:b/>
          <w:bCs/>
          <w:sz w:val="28"/>
          <w:szCs w:val="28"/>
        </w:rPr>
      </w:pPr>
    </w:p>
    <w:p w14:paraId="425771BC" w14:textId="0555F0AB" w:rsidR="003A239B" w:rsidRPr="003A239B" w:rsidRDefault="00EE716E" w:rsidP="0083335D">
      <w:r w:rsidRPr="000B6EE9">
        <w:rPr>
          <w:noProof/>
        </w:rPr>
        <w:drawing>
          <wp:anchor distT="0" distB="0" distL="114300" distR="114300" simplePos="0" relativeHeight="251658252" behindDoc="0" locked="0" layoutInCell="1" allowOverlap="1" wp14:anchorId="0B934D99" wp14:editId="6EE11FF3">
            <wp:simplePos x="0" y="0"/>
            <wp:positionH relativeFrom="page">
              <wp:posOffset>1003580</wp:posOffset>
            </wp:positionH>
            <wp:positionV relativeFrom="paragraph">
              <wp:posOffset>273161</wp:posOffset>
            </wp:positionV>
            <wp:extent cx="5760000" cy="1425600"/>
            <wp:effectExtent l="0" t="0" r="6350" b="0"/>
            <wp:wrapThrough wrapText="bothSides">
              <wp:wrapPolygon edited="0">
                <wp:start x="0" y="0"/>
                <wp:lineTo x="0" y="21359"/>
                <wp:lineTo x="21576" y="21359"/>
                <wp:lineTo x="21576" y="0"/>
                <wp:lineTo x="0" y="0"/>
              </wp:wrapPolygon>
            </wp:wrapThrough>
            <wp:docPr id="20" name="Image 20" descr="Une image contenant texte, périphérique, jau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ériphérique, jaug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000" cy="1425600"/>
                    </a:xfrm>
                    <a:prstGeom prst="rect">
                      <a:avLst/>
                    </a:prstGeom>
                  </pic:spPr>
                </pic:pic>
              </a:graphicData>
            </a:graphic>
            <wp14:sizeRelH relativeFrom="margin">
              <wp14:pctWidth>0</wp14:pctWidth>
            </wp14:sizeRelH>
            <wp14:sizeRelV relativeFrom="margin">
              <wp14:pctHeight>0</wp14:pctHeight>
            </wp14:sizeRelV>
          </wp:anchor>
        </w:drawing>
      </w:r>
    </w:p>
    <w:p w14:paraId="059121B0" w14:textId="373B4E45" w:rsidR="00E0414B" w:rsidRPr="00BC3CC5" w:rsidRDefault="00E0414B" w:rsidP="0083335D"/>
    <w:p w14:paraId="6AF46735" w14:textId="79367991" w:rsidR="00E0414B" w:rsidRPr="00BC3CC5" w:rsidRDefault="00F04A8A" w:rsidP="0083335D">
      <w:r>
        <w:rPr>
          <w:noProof/>
        </w:rPr>
        <mc:AlternateContent>
          <mc:Choice Requires="wps">
            <w:drawing>
              <wp:anchor distT="0" distB="0" distL="114300" distR="114300" simplePos="0" relativeHeight="251658254" behindDoc="0" locked="0" layoutInCell="1" allowOverlap="1" wp14:anchorId="463B1F95" wp14:editId="0B8E61FF">
                <wp:simplePos x="0" y="0"/>
                <wp:positionH relativeFrom="column">
                  <wp:posOffset>481965</wp:posOffset>
                </wp:positionH>
                <wp:positionV relativeFrom="paragraph">
                  <wp:posOffset>22375</wp:posOffset>
                </wp:positionV>
                <wp:extent cx="5092996" cy="318977"/>
                <wp:effectExtent l="0" t="0" r="12700" b="11430"/>
                <wp:wrapNone/>
                <wp:docPr id="24" name="Rectangle : coins arrondis 24"/>
                <wp:cNvGraphicFramePr/>
                <a:graphic xmlns:a="http://schemas.openxmlformats.org/drawingml/2006/main">
                  <a:graphicData uri="http://schemas.microsoft.com/office/word/2010/wordprocessingShape">
                    <wps:wsp>
                      <wps:cNvSpPr/>
                      <wps:spPr>
                        <a:xfrm>
                          <a:off x="0" y="0"/>
                          <a:ext cx="5092996" cy="318977"/>
                        </a:xfrm>
                        <a:prstGeom prst="round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35334A67" w14:textId="77777777" w:rsidR="006767FD" w:rsidRDefault="006767FD" w:rsidP="006767FD">
                            <w:pPr>
                              <w:jc w:val="center"/>
                            </w:pPr>
                            <w:r>
                              <w:t>Schéma du fonctionnement du mécanisme de poussée des pièces</w:t>
                            </w:r>
                          </w:p>
                          <w:p w14:paraId="45DE3A4A" w14:textId="0B64CDAE" w:rsidR="006767FD" w:rsidRDefault="006767FD" w:rsidP="006767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B1F95" id="Rectangle : coins arrondis 24" o:spid="_x0000_s1027" style="position:absolute;margin-left:37.95pt;margin-top:1.75pt;width:401pt;height:25.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" fillcolor="white [3201]" strokecolor="black [3213]" strokeweight="1pt">
                <v:stroke joinstyle="miter"/>
                <v:textbox>
                  <w:txbxContent>
                    <w:p w14:paraId="35334A67" w14:textId="77777777" w:rsidR="006767FD" w:rsidRDefault="006767FD" w:rsidP="006767FD">
                      <w:pPr>
                        <w:jc w:val="center"/>
                      </w:pPr>
                      <w:r>
                        <w:t>Schéma du fonctionnement du mécanisme de poussée des pièces</w:t>
                      </w:r>
                    </w:p>
                    <w:p w14:paraId="45DE3A4A" w14:textId="0B64CDAE" w:rsidR="006767FD" w:rsidRDefault="006767FD" w:rsidP="006767FD">
                      <w:pPr>
                        <w:jc w:val="center"/>
                      </w:pPr>
                    </w:p>
                  </w:txbxContent>
                </v:textbox>
              </v:roundrect>
            </w:pict>
          </mc:Fallback>
        </mc:AlternateContent>
      </w:r>
    </w:p>
    <w:p w14:paraId="50028B2A" w14:textId="12C98768" w:rsidR="00E0414B" w:rsidRPr="00BC3CC5" w:rsidRDefault="00E0414B" w:rsidP="0083335D"/>
    <w:p w14:paraId="3193F412" w14:textId="7F98816A" w:rsidR="00E0414B" w:rsidRPr="00BC3CC5" w:rsidRDefault="00E0414B" w:rsidP="0083335D"/>
    <w:p w14:paraId="7398623E" w14:textId="1C5C5721" w:rsidR="00E0414B" w:rsidRDefault="00E0414B" w:rsidP="0083335D"/>
    <w:p w14:paraId="68C96B3E" w14:textId="779AC02E" w:rsidR="000D2A55" w:rsidRPr="00BC3CC5" w:rsidRDefault="000D2A55" w:rsidP="0083335D"/>
    <w:p w14:paraId="2108F315" w14:textId="3AD00212" w:rsidR="00E0414B" w:rsidRPr="00BC3CC5" w:rsidRDefault="00E0414B" w:rsidP="0083335D"/>
    <w:p w14:paraId="253C7D8A" w14:textId="38633AA2" w:rsidR="00E0414B" w:rsidRPr="00BC3CC5" w:rsidRDefault="00E0414B" w:rsidP="0083335D"/>
    <w:p w14:paraId="15123616" w14:textId="4245F914" w:rsidR="00E0414B" w:rsidRPr="00BC3CC5" w:rsidRDefault="00080AF1" w:rsidP="0083335D">
      <w:r>
        <w:rPr>
          <w:noProof/>
        </w:rPr>
        <w:drawing>
          <wp:anchor distT="0" distB="0" distL="114300" distR="114300" simplePos="0" relativeHeight="251658251" behindDoc="0" locked="0" layoutInCell="1" allowOverlap="1" wp14:anchorId="7A35F12D" wp14:editId="2D5CACDB">
            <wp:simplePos x="0" y="0"/>
            <wp:positionH relativeFrom="column">
              <wp:posOffset>1520078</wp:posOffset>
            </wp:positionH>
            <wp:positionV relativeFrom="paragraph">
              <wp:posOffset>12700</wp:posOffset>
            </wp:positionV>
            <wp:extent cx="4266565" cy="1966595"/>
            <wp:effectExtent l="0" t="0" r="635" b="1905"/>
            <wp:wrapThrough wrapText="bothSides">
              <wp:wrapPolygon edited="0">
                <wp:start x="0" y="0"/>
                <wp:lineTo x="0" y="21481"/>
                <wp:lineTo x="21539" y="21481"/>
                <wp:lineTo x="21539" y="0"/>
                <wp:lineTo x="0" y="0"/>
              </wp:wrapPolygon>
            </wp:wrapThrough>
            <wp:docPr id="19" name="Image 1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intérieu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6565"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86019" w14:textId="6E871557" w:rsidR="00E0414B" w:rsidRPr="00BC3CC5" w:rsidRDefault="00E0414B" w:rsidP="0083335D"/>
    <w:p w14:paraId="59F0FF46" w14:textId="58EC34C5" w:rsidR="00E0414B" w:rsidRPr="00BC3CC5" w:rsidRDefault="00080AF1" w:rsidP="0083335D">
      <w:r>
        <w:rPr>
          <w:noProof/>
        </w:rPr>
        <mc:AlternateContent>
          <mc:Choice Requires="wps">
            <w:drawing>
              <wp:anchor distT="0" distB="0" distL="114300" distR="114300" simplePos="0" relativeHeight="251658253" behindDoc="0" locked="0" layoutInCell="1" allowOverlap="1" wp14:anchorId="1CE962A0" wp14:editId="78282EBA">
                <wp:simplePos x="0" y="0"/>
                <wp:positionH relativeFrom="column">
                  <wp:posOffset>163195</wp:posOffset>
                </wp:positionH>
                <wp:positionV relativeFrom="paragraph">
                  <wp:posOffset>175260</wp:posOffset>
                </wp:positionV>
                <wp:extent cx="1137285" cy="1031240"/>
                <wp:effectExtent l="0" t="0" r="18415" b="10160"/>
                <wp:wrapNone/>
                <wp:docPr id="23" name="Rectangle : coins arrondis 23"/>
                <wp:cNvGraphicFramePr/>
                <a:graphic xmlns:a="http://schemas.openxmlformats.org/drawingml/2006/main">
                  <a:graphicData uri="http://schemas.microsoft.com/office/word/2010/wordprocessingShape">
                    <wps:wsp>
                      <wps:cNvSpPr/>
                      <wps:spPr>
                        <a:xfrm>
                          <a:off x="0" y="0"/>
                          <a:ext cx="1137285" cy="1031240"/>
                        </a:xfrm>
                        <a:prstGeom prst="round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70124811" w14:textId="7842815D" w:rsidR="006767FD" w:rsidRDefault="006767FD" w:rsidP="006767FD">
                            <w:pPr>
                              <w:jc w:val="center"/>
                            </w:pPr>
                            <w:r>
                              <w:t>Système de distribution avec crémaillère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962A0" id="Rectangle : coins arrondis 23" o:spid="_x0000_s1028" style="position:absolute;margin-left:12.85pt;margin-top:13.8pt;width:89.55pt;height:81.2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" fillcolor="white [3201]" strokecolor="black [3213]" strokeweight="1pt">
                <v:stroke joinstyle="miter"/>
                <v:textbox>
                  <w:txbxContent>
                    <w:p w14:paraId="70124811" w14:textId="7842815D" w:rsidR="006767FD" w:rsidRDefault="006767FD" w:rsidP="006767FD">
                      <w:pPr>
                        <w:jc w:val="center"/>
                      </w:pPr>
                      <w:r>
                        <w:t>Système de distribution avec crémaillère</w:t>
                      </w:r>
                    </w:p>
                  </w:txbxContent>
                </v:textbox>
              </v:roundrect>
            </w:pict>
          </mc:Fallback>
        </mc:AlternateContent>
      </w:r>
    </w:p>
    <w:p w14:paraId="373BA09E" w14:textId="23D7A5E8" w:rsidR="00E0414B" w:rsidRPr="00BC3CC5" w:rsidRDefault="00E0414B" w:rsidP="0083335D"/>
    <w:p w14:paraId="223F4FE9" w14:textId="50752E69" w:rsidR="00E0414B" w:rsidRPr="00BC3CC5" w:rsidRDefault="00E0414B" w:rsidP="0083335D"/>
    <w:p w14:paraId="1F5E1DFD" w14:textId="4DBB4107" w:rsidR="00E0414B" w:rsidRPr="00BC3CC5" w:rsidRDefault="00E0414B" w:rsidP="0083335D"/>
    <w:p w14:paraId="3F5F7289" w14:textId="1DEA1D1F" w:rsidR="00E0414B" w:rsidRPr="00BC3CC5" w:rsidRDefault="00E0414B" w:rsidP="0083335D"/>
    <w:p w14:paraId="2E669825" w14:textId="190B2D40" w:rsidR="00E0414B" w:rsidRPr="00BC3CC5" w:rsidRDefault="00E0414B" w:rsidP="0083335D"/>
    <w:p w14:paraId="3C0618D1" w14:textId="50726744" w:rsidR="00E0414B" w:rsidRPr="00BC3CC5" w:rsidRDefault="00E0414B" w:rsidP="0083335D"/>
    <w:p w14:paraId="12159C7F" w14:textId="77777777" w:rsidR="00E0414B" w:rsidRPr="00BC3CC5" w:rsidRDefault="00E0414B" w:rsidP="0083335D"/>
    <w:p w14:paraId="12A31DFC" w14:textId="77777777" w:rsidR="00985D56" w:rsidRDefault="00985D56" w:rsidP="0031568F"/>
    <w:p w14:paraId="2E05DB25" w14:textId="77777777" w:rsidR="00985D56" w:rsidRDefault="00985D56" w:rsidP="0031568F"/>
    <w:p w14:paraId="011B78BC" w14:textId="77777777" w:rsidR="00985D56" w:rsidRDefault="00985D56" w:rsidP="0031568F"/>
    <w:p w14:paraId="39BC67CB" w14:textId="77777777" w:rsidR="00985D56" w:rsidRDefault="00985D56" w:rsidP="0031568F"/>
    <w:p w14:paraId="282D3904" w14:textId="77777777" w:rsidR="00985D56" w:rsidRDefault="00985D56" w:rsidP="0031568F"/>
    <w:p w14:paraId="5F9E8537" w14:textId="77777777" w:rsidR="00985D56" w:rsidRDefault="00985D56" w:rsidP="0031568F"/>
    <w:p w14:paraId="5E98C380" w14:textId="69F10D77" w:rsidR="0031568F" w:rsidRPr="0031568F" w:rsidRDefault="0031568F" w:rsidP="0031568F">
      <w:r w:rsidRPr="0031568F">
        <w:fldChar w:fldCharType="begin"/>
      </w:r>
      <w:r w:rsidRPr="0031568F">
        <w:instrText xml:space="preserve"> INCLUDEPICTURE "/var/folders/k7/4kxht6pd659713whnqn6kz1r0000gn/T/com.microsoft.Word/WebArchiveCopyPasteTempFiles/trier%20ento%207.jpg" \* MERGEFORMATINET </w:instrText>
      </w:r>
      <w:r w:rsidRPr="0031568F">
        <w:fldChar w:fldCharType="end"/>
      </w:r>
    </w:p>
    <w:p w14:paraId="1D5E463F" w14:textId="456CDB06" w:rsidR="002968F5" w:rsidRDefault="00F020C8" w:rsidP="0083335D">
      <w:r>
        <w:t>`</w:t>
      </w:r>
    </w:p>
    <w:p w14:paraId="7298A4A6" w14:textId="1458313F" w:rsidR="00E0414B" w:rsidRPr="00080AF1" w:rsidRDefault="00E0414B" w:rsidP="00080AF1">
      <w:pPr>
        <w:pStyle w:val="Paragraphedeliste"/>
        <w:numPr>
          <w:ilvl w:val="0"/>
          <w:numId w:val="18"/>
        </w:numPr>
        <w:rPr>
          <w:b/>
          <w:bCs/>
          <w:color w:val="C00000"/>
          <w:sz w:val="36"/>
          <w:szCs w:val="36"/>
        </w:rPr>
      </w:pPr>
      <w:r w:rsidRPr="00080AF1">
        <w:rPr>
          <w:b/>
          <w:bCs/>
          <w:color w:val="C00000"/>
          <w:sz w:val="36"/>
          <w:szCs w:val="36"/>
        </w:rPr>
        <w:lastRenderedPageBreak/>
        <w:t xml:space="preserve">Vidéo </w:t>
      </w:r>
      <w:r w:rsidR="00202B95" w:rsidRPr="00080AF1">
        <w:rPr>
          <w:b/>
          <w:bCs/>
          <w:color w:val="C00000"/>
          <w:sz w:val="36"/>
          <w:szCs w:val="36"/>
        </w:rPr>
        <w:t>présentant un système en carton pour trier les pièces</w:t>
      </w:r>
    </w:p>
    <w:p w14:paraId="6367463C" w14:textId="77777777" w:rsidR="00202B95" w:rsidRPr="00BC3CC5" w:rsidRDefault="00202B95" w:rsidP="0083335D"/>
    <w:p w14:paraId="6C30F8FB" w14:textId="77777777" w:rsidR="00D438AF" w:rsidRPr="007754BA" w:rsidRDefault="00D438AF" w:rsidP="0083335D">
      <w:pPr>
        <w:rPr>
          <w:i/>
          <w:iCs/>
        </w:rPr>
      </w:pPr>
      <w:r w:rsidRPr="007754BA">
        <w:rPr>
          <w:i/>
          <w:iCs/>
        </w:rPr>
        <w:t>Lien de la vidéo :</w:t>
      </w:r>
      <w:r w:rsidR="00354C90" w:rsidRPr="007754BA">
        <w:rPr>
          <w:i/>
          <w:iCs/>
        </w:rPr>
        <w:t xml:space="preserve"> </w:t>
      </w:r>
      <w:r w:rsidR="00E0414B" w:rsidRPr="007754BA">
        <w:rPr>
          <w:i/>
          <w:iCs/>
        </w:rPr>
        <w:t xml:space="preserve">https://www.youtube.com/watch?v=5E-s1NdD_pc  </w:t>
      </w:r>
    </w:p>
    <w:p w14:paraId="1FCD9A82" w14:textId="77777777" w:rsidR="00D438AF" w:rsidRPr="00BC3CC5" w:rsidRDefault="00D438AF" w:rsidP="0083335D"/>
    <w:p w14:paraId="615E2373" w14:textId="77777777" w:rsidR="00996296" w:rsidRPr="00BC3CC5" w:rsidRDefault="00D438AF" w:rsidP="00981E23">
      <w:pPr>
        <w:jc w:val="both"/>
      </w:pPr>
      <w:r w:rsidRPr="00BC3CC5">
        <w:t xml:space="preserve">Ce système </w:t>
      </w:r>
      <w:r w:rsidR="000F7CD2" w:rsidRPr="00BC3CC5">
        <w:t xml:space="preserve">conçu en carton </w:t>
      </w:r>
      <w:r w:rsidR="00871109" w:rsidRPr="00BC3CC5">
        <w:t xml:space="preserve">permet </w:t>
      </w:r>
      <w:r w:rsidR="0007503E" w:rsidRPr="00BC3CC5">
        <w:t xml:space="preserve">de recevoir pleins de pièces en même temps et ensuite de les trier en fonction de leur valeur. </w:t>
      </w:r>
    </w:p>
    <w:p w14:paraId="253EA302" w14:textId="77777777" w:rsidR="00114C7F" w:rsidRPr="00BC3CC5" w:rsidRDefault="00114C7F" w:rsidP="00981E23">
      <w:pPr>
        <w:jc w:val="both"/>
      </w:pPr>
    </w:p>
    <w:p w14:paraId="0601A140" w14:textId="2C23651C" w:rsidR="00902658" w:rsidRPr="00BC3CC5" w:rsidRDefault="00981E23" w:rsidP="00981E23">
      <w:pPr>
        <w:jc w:val="both"/>
      </w:pPr>
      <w:r w:rsidRPr="00985D56">
        <w:rPr>
          <w:b/>
          <w:bCs/>
          <w:noProof/>
          <w:color w:val="0070C0"/>
        </w:rPr>
        <w:drawing>
          <wp:anchor distT="0" distB="0" distL="114300" distR="114300" simplePos="0" relativeHeight="251658245" behindDoc="0" locked="0" layoutInCell="1" allowOverlap="1" wp14:anchorId="19738C91" wp14:editId="38DA358D">
            <wp:simplePos x="0" y="0"/>
            <wp:positionH relativeFrom="column">
              <wp:posOffset>4727575</wp:posOffset>
            </wp:positionH>
            <wp:positionV relativeFrom="paragraph">
              <wp:posOffset>43783</wp:posOffset>
            </wp:positionV>
            <wp:extent cx="1675130" cy="1145540"/>
            <wp:effectExtent l="0" t="0" r="1270" b="0"/>
            <wp:wrapThrough wrapText="bothSides">
              <wp:wrapPolygon edited="0">
                <wp:start x="0" y="0"/>
                <wp:lineTo x="0" y="21313"/>
                <wp:lineTo x="21453" y="21313"/>
                <wp:lineTo x="21453" y="0"/>
                <wp:lineTo x="0" y="0"/>
              </wp:wrapPolygon>
            </wp:wrapThrough>
            <wp:docPr id="8" name="Image 8" descr="Une image contenant assis, alimentation, table,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assis, alimentation, table, boî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5130" cy="1145540"/>
                    </a:xfrm>
                    <a:prstGeom prst="rect">
                      <a:avLst/>
                    </a:prstGeom>
                  </pic:spPr>
                </pic:pic>
              </a:graphicData>
            </a:graphic>
            <wp14:sizeRelH relativeFrom="margin">
              <wp14:pctWidth>0</wp14:pctWidth>
            </wp14:sizeRelH>
            <wp14:sizeRelV relativeFrom="margin">
              <wp14:pctHeight>0</wp14:pctHeight>
            </wp14:sizeRelV>
          </wp:anchor>
        </w:drawing>
      </w:r>
      <w:r w:rsidR="00114C7F" w:rsidRPr="00985D56">
        <w:rPr>
          <w:b/>
          <w:bCs/>
          <w:color w:val="0070C0"/>
        </w:rPr>
        <w:t>Fonctionnement :</w:t>
      </w:r>
      <w:r w:rsidR="00114C7F" w:rsidRPr="00985D56">
        <w:rPr>
          <w:color w:val="0070C0"/>
        </w:rPr>
        <w:t xml:space="preserve"> </w:t>
      </w:r>
      <w:r w:rsidR="00114C7F" w:rsidRPr="00BC3CC5">
        <w:t xml:space="preserve">Les pièces </w:t>
      </w:r>
      <w:r w:rsidR="00902658" w:rsidRPr="00BC3CC5">
        <w:t xml:space="preserve">sont données en haut du système. </w:t>
      </w:r>
      <w:r w:rsidR="00BC114A" w:rsidRPr="00BC3CC5">
        <w:t>Un petit moteur auquel un boulon a été collé permet de faire vibrer la plateforme pour faire descendre les pièces</w:t>
      </w:r>
      <w:r w:rsidR="00773A07" w:rsidRPr="00BC3CC5">
        <w:t xml:space="preserve"> (elles ne glissent pas sur le carton sinon)</w:t>
      </w:r>
      <w:r w:rsidR="00BC114A" w:rsidRPr="00BC3CC5">
        <w:t xml:space="preserve">. </w:t>
      </w:r>
      <w:r w:rsidR="00601BA6" w:rsidRPr="00BC3CC5">
        <w:t>Celles-ci sont alors emmenées au bout de l’entonnoir o</w:t>
      </w:r>
      <w:r w:rsidR="00564EF7" w:rsidRPr="00BC3CC5">
        <w:t>ù se situe</w:t>
      </w:r>
      <w:r w:rsidR="001F724F" w:rsidRPr="00BC3CC5">
        <w:t xml:space="preserve"> une encoche qui permet de ne faire passer qu’une pièce à la fois. </w:t>
      </w:r>
      <w:r w:rsidR="00E86D87" w:rsidRPr="00BC3CC5">
        <w:t>Une fois l’encoche passée</w:t>
      </w:r>
      <w:r w:rsidR="00FC2280" w:rsidRPr="00BC3CC5">
        <w:t xml:space="preserve">, la pièce va glisser </w:t>
      </w:r>
      <w:r w:rsidR="00275CD9" w:rsidRPr="00BC3CC5">
        <w:t xml:space="preserve">sur un bout de carton percé de trous de </w:t>
      </w:r>
      <w:r w:rsidR="002E4EB6" w:rsidRPr="00BC3CC5">
        <w:t>plus en plus larges</w:t>
      </w:r>
      <w:r w:rsidR="75CA59ED" w:rsidRPr="00BC3CC5">
        <w:t xml:space="preserve"> (cf. les schémas ci-dessous)</w:t>
      </w:r>
      <w:r w:rsidR="002E4EB6" w:rsidRPr="00BC3CC5">
        <w:t xml:space="preserve">. Ainsi les </w:t>
      </w:r>
      <w:r w:rsidR="00952DEE" w:rsidRPr="00BC3CC5">
        <w:t>pièces vont chacune tomber dans le trou correspond à leur taille puis elles vont atterrir dans leurs compartiments respectifs.</w:t>
      </w:r>
      <w:r w:rsidR="4BCA5E5F" w:rsidRPr="00BC3CC5">
        <w:t xml:space="preserve"> </w:t>
      </w:r>
    </w:p>
    <w:p w14:paraId="11815B6E" w14:textId="4CD9A862" w:rsidR="00F452E7" w:rsidRPr="00BC3CC5" w:rsidRDefault="00F452E7" w:rsidP="00981E23">
      <w:pPr>
        <w:jc w:val="both"/>
      </w:pPr>
    </w:p>
    <w:p w14:paraId="70DAF90B" w14:textId="6490F174" w:rsidR="00F452E7" w:rsidRPr="00BC3CC5" w:rsidRDefault="00F452E7" w:rsidP="00981E23">
      <w:pPr>
        <w:jc w:val="both"/>
      </w:pPr>
      <w:r w:rsidRPr="00985D56">
        <w:rPr>
          <w:b/>
          <w:bCs/>
          <w:color w:val="0070C0"/>
        </w:rPr>
        <w:t>Analyse pour notre projet :</w:t>
      </w:r>
      <w:r w:rsidRPr="00985D56">
        <w:rPr>
          <w:color w:val="0070C0"/>
        </w:rPr>
        <w:t xml:space="preserve"> </w:t>
      </w:r>
      <w:r w:rsidRPr="00BC3CC5">
        <w:t>Ce système pour trier les pièces</w:t>
      </w:r>
      <w:r w:rsidR="0040036A" w:rsidRPr="00BC3CC5">
        <w:t xml:space="preserve"> correspond à ce que nous recherchons et paraît assez simple à réaliser </w:t>
      </w:r>
      <w:r w:rsidR="00FA4A06" w:rsidRPr="00BC3CC5">
        <w:t>puisqu’il</w:t>
      </w:r>
      <w:r w:rsidR="0040036A" w:rsidRPr="00BC3CC5">
        <w:t xml:space="preserve"> est </w:t>
      </w:r>
      <w:r w:rsidR="00FE58DA" w:rsidRPr="00BC3CC5">
        <w:t>uniquement</w:t>
      </w:r>
      <w:r w:rsidR="0040036A" w:rsidRPr="00BC3CC5">
        <w:t xml:space="preserve"> fait de carton</w:t>
      </w:r>
      <w:r w:rsidR="00090172" w:rsidRPr="00BC3CC5">
        <w:t xml:space="preserve"> et d’un moteur.</w:t>
      </w:r>
      <w:r w:rsidR="003356AB" w:rsidRPr="00BC3CC5">
        <w:t xml:space="preserve"> </w:t>
      </w:r>
      <w:r w:rsidR="00FA4A06" w:rsidRPr="00BC3CC5">
        <w:t xml:space="preserve">Nous n’aurions donc pas besoin d’imprimer de pièces </w:t>
      </w:r>
      <w:r w:rsidR="004510CB" w:rsidRPr="00BC3CC5">
        <w:t>avec l’imprimante 3D</w:t>
      </w:r>
      <w:r w:rsidR="00FA4A06" w:rsidRPr="00BC3CC5">
        <w:t xml:space="preserve"> pour cette partie. </w:t>
      </w:r>
      <w:r w:rsidR="00015262" w:rsidRPr="00BC3CC5">
        <w:t>Cela ne représentera bien sûr qu’une partie du résultat final puisque nous ne souhaitons pas seulement trier les pièces dans notre projet mais cela constitue une base à étendre</w:t>
      </w:r>
      <w:r w:rsidR="005B69D4" w:rsidRPr="00BC3CC5">
        <w:t>.</w:t>
      </w:r>
      <w:r w:rsidR="230138DD">
        <w:t xml:space="preserve"> De plus les trous permettant le tri seront cependant plus gros</w:t>
      </w:r>
      <w:r w:rsidR="230138DD">
        <w:t xml:space="preserve"> </w:t>
      </w:r>
      <w:r w:rsidR="230138DD">
        <w:t>que le diamètre de la pièce visée : ainsi la pièce n’accrochera pas les parois du trou et risquer de bloquer le flux de pièces.</w:t>
      </w:r>
      <w:r w:rsidR="143B2F1E">
        <w:t xml:space="preserve"> </w:t>
      </w:r>
      <w:r w:rsidR="11DCB702">
        <w:t>Le jeu sera très faible pour ne pas empiéter sur le diamètre d’une pièce non visée.</w:t>
      </w:r>
    </w:p>
    <w:p w14:paraId="772180DB" w14:textId="4705EB75" w:rsidR="0083335D" w:rsidRPr="00BC3CC5" w:rsidRDefault="0083335D" w:rsidP="0083335D">
      <w:r w:rsidRPr="00BC3CC5">
        <w:fldChar w:fldCharType="begin"/>
      </w:r>
      <w:r w:rsidRPr="00BC3CC5">
        <w:instrText xml:space="preserve"> INCLUDEPICTURE "/var/folders/k7/4kxht6pd659713whnqn6kz1r0000gn/T/com.microsoft.Word/WebArchiveCopyPasteTempFiles/trier%20ento%202.jpg" \* MERGEFORMATINET </w:instrText>
      </w:r>
      <w:r w:rsidRPr="00BC3CC5">
        <w:fldChar w:fldCharType="end"/>
      </w:r>
    </w:p>
    <w:p w14:paraId="53ADFDA7" w14:textId="59295508" w:rsidR="006C374D" w:rsidRPr="00BC3CC5" w:rsidRDefault="006C374D"/>
    <w:p w14:paraId="7682DC2A" w14:textId="2A9743CC" w:rsidR="001836C4" w:rsidRPr="00BC3CC5" w:rsidRDefault="001836C4"/>
    <w:p w14:paraId="4E86D599" w14:textId="60B090B1" w:rsidR="004738A1" w:rsidRPr="00BC3CC5" w:rsidRDefault="00981E23" w:rsidP="35F288E8">
      <w:pPr>
        <w:pStyle w:val="NormalWeb"/>
        <w:spacing w:after="0" w:afterAutospacing="0"/>
        <w:rPr>
          <w:color w:val="333333"/>
        </w:rPr>
      </w:pPr>
      <w:r w:rsidRPr="00BC3CC5">
        <w:rPr>
          <w:noProof/>
          <w:color w:val="333333"/>
        </w:rPr>
        <w:drawing>
          <wp:anchor distT="0" distB="0" distL="114300" distR="114300" simplePos="0" relativeHeight="251658244" behindDoc="0" locked="0" layoutInCell="1" allowOverlap="1" wp14:anchorId="3495F560" wp14:editId="187E9EA5">
            <wp:simplePos x="0" y="0"/>
            <wp:positionH relativeFrom="column">
              <wp:posOffset>94503</wp:posOffset>
            </wp:positionH>
            <wp:positionV relativeFrom="paragraph">
              <wp:posOffset>411697</wp:posOffset>
            </wp:positionV>
            <wp:extent cx="5760000" cy="3067200"/>
            <wp:effectExtent l="0" t="0" r="6350" b="0"/>
            <wp:wrapThrough wrapText="bothSides">
              <wp:wrapPolygon edited="0">
                <wp:start x="0" y="0"/>
                <wp:lineTo x="0" y="21466"/>
                <wp:lineTo x="21576" y="21466"/>
                <wp:lineTo x="21576" y="0"/>
                <wp:lineTo x="0" y="0"/>
              </wp:wrapPolygon>
            </wp:wrapThrough>
            <wp:docPr id="9" name="Image 9" descr="Une image contenant table, intérieur, assis, gâ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 intérieur, assis, gâteau&#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3067200"/>
                    </a:xfrm>
                    <a:prstGeom prst="rect">
                      <a:avLst/>
                    </a:prstGeom>
                  </pic:spPr>
                </pic:pic>
              </a:graphicData>
            </a:graphic>
            <wp14:sizeRelH relativeFrom="margin">
              <wp14:pctWidth>0</wp14:pctWidth>
            </wp14:sizeRelH>
            <wp14:sizeRelV relativeFrom="margin">
              <wp14:pctHeight>0</wp14:pctHeight>
            </wp14:sizeRelV>
          </wp:anchor>
        </w:drawing>
      </w:r>
    </w:p>
    <w:p w14:paraId="59313C41" w14:textId="77777777" w:rsidR="003B2A7D" w:rsidRDefault="003B2A7D" w:rsidP="1F6E518F">
      <w:pPr>
        <w:pStyle w:val="NormalWeb"/>
        <w:spacing w:after="0" w:afterAutospacing="0"/>
        <w:rPr>
          <w:color w:val="333333"/>
        </w:rPr>
      </w:pPr>
    </w:p>
    <w:p w14:paraId="743CDD56" w14:textId="0C085D77" w:rsidR="00C32FFE" w:rsidRPr="00080AF1" w:rsidRDefault="00C32FFE" w:rsidP="00080AF1">
      <w:pPr>
        <w:pStyle w:val="Paragraphedeliste"/>
        <w:numPr>
          <w:ilvl w:val="0"/>
          <w:numId w:val="18"/>
        </w:numPr>
        <w:rPr>
          <w:b/>
          <w:bCs/>
          <w:color w:val="C00000"/>
          <w:sz w:val="36"/>
          <w:szCs w:val="36"/>
        </w:rPr>
      </w:pPr>
      <w:r w:rsidRPr="00080AF1">
        <w:rPr>
          <w:b/>
          <w:bCs/>
          <w:color w:val="C00000"/>
          <w:sz w:val="36"/>
          <w:szCs w:val="36"/>
        </w:rPr>
        <w:t xml:space="preserve">Tirelire électronique </w:t>
      </w:r>
    </w:p>
    <w:p w14:paraId="2D379311" w14:textId="77777777" w:rsidR="00040044" w:rsidRPr="00BC3CC5" w:rsidRDefault="00040044" w:rsidP="00C32FFE">
      <w:pPr>
        <w:rPr>
          <w:sz w:val="28"/>
          <w:szCs w:val="28"/>
        </w:rPr>
      </w:pPr>
    </w:p>
    <w:p w14:paraId="1017463B" w14:textId="7FF866C7" w:rsidR="61DE62A4" w:rsidRDefault="61DE62A4" w:rsidP="3C027FDD">
      <w:pPr>
        <w:rPr>
          <w:sz w:val="28"/>
          <w:szCs w:val="28"/>
        </w:rPr>
      </w:pPr>
      <w:r>
        <w:t>Cette esquisse de projet a été trouvée sur un forum spécifique à ARDUINO (</w:t>
      </w:r>
      <w:hyperlink r:id="rId22">
        <w:r w:rsidRPr="3C027FDD">
          <w:rPr>
            <w:rStyle w:val="Lienhypertexte"/>
            <w:u w:val="none"/>
          </w:rPr>
          <w:t>https://forum.arduino.cc/index.php?topic=346702.0</w:t>
        </w:r>
      </w:hyperlink>
      <w:r>
        <w:t xml:space="preserve"> )</w:t>
      </w:r>
      <w:r w:rsidR="6DE3820A">
        <w:t>. A partir de ce projet, nous avons pu en ressortir une idée de tri</w:t>
      </w:r>
      <w:r w:rsidR="303C4C61">
        <w:t xml:space="preserve"> de pièces. </w:t>
      </w:r>
      <w:r w:rsidR="7D58AB55" w:rsidRPr="3C027FDD">
        <w:t>Le schéma ci-dessous a été dessiné par l’auteur du projet.</w:t>
      </w:r>
    </w:p>
    <w:p w14:paraId="4C845ECD" w14:textId="0595E046" w:rsidR="61DE62A4" w:rsidRDefault="7D58AB55" w:rsidP="409A1687">
      <w:r>
        <w:t>C’est principalement par ce schéma que nous avons pu analyser le fonctionnement de tri proposé.</w:t>
      </w:r>
    </w:p>
    <w:p w14:paraId="171C7A85" w14:textId="1DA7B05B" w:rsidR="409A1687" w:rsidRDefault="409A1687" w:rsidP="409A1687">
      <w:pPr>
        <w:rPr>
          <w:u w:val="single"/>
        </w:rPr>
      </w:pPr>
    </w:p>
    <w:p w14:paraId="6E62FF14" w14:textId="183D24FC" w:rsidR="00040044" w:rsidRPr="00BC3CC5" w:rsidRDefault="00A34846" w:rsidP="00C32FFE">
      <w:r w:rsidRPr="003B2A7D">
        <w:rPr>
          <w:b/>
          <w:bCs/>
          <w:color w:val="0070C0"/>
        </w:rPr>
        <w:t>Fonctionnement :</w:t>
      </w:r>
      <w:r w:rsidRPr="003B2A7D">
        <w:rPr>
          <w:color w:val="0070C0"/>
        </w:rPr>
        <w:t xml:space="preserve"> </w:t>
      </w:r>
      <w:r w:rsidR="00246B00" w:rsidRPr="00BC3CC5">
        <w:t xml:space="preserve">A travers une barrette levier, il serait utilisé différents crans de barrette levier selon le diamètre de la pièce : si la pièce est assez petite pour passer la barrette, un capteur déterminera qu’elle est passée à travers un diamètre précis et ainsi le tri pourra se faire. Le capteur lié à la barrette levier serait relié de même à une carte </w:t>
      </w:r>
      <w:proofErr w:type="spellStart"/>
      <w:r w:rsidR="00246B00" w:rsidRPr="00BC3CC5">
        <w:t>arduino</w:t>
      </w:r>
      <w:proofErr w:type="spellEnd"/>
      <w:r w:rsidR="00246B00" w:rsidRPr="00BC3CC5">
        <w:t xml:space="preserve"> qui indiquera à un </w:t>
      </w:r>
      <w:proofErr w:type="spellStart"/>
      <w:r w:rsidR="00246B00" w:rsidRPr="00BC3CC5">
        <w:t>servo</w:t>
      </w:r>
      <w:proofErr w:type="spellEnd"/>
      <w:r w:rsidR="00246B00" w:rsidRPr="00BC3CC5">
        <w:t xml:space="preserve"> moteur d’incliner un entonnoir selon la pièce déterminée et ainsi l’amener dans le réservoir destiné. Selon le schéma ci-dessous, l’indication de l’insertion d’une pièce serait dû à un interrupteur situé après la fente faisant le lien entre le monnayeur et l’</w:t>
      </w:r>
      <w:r w:rsidR="00D22981" w:rsidRPr="00BC3CC5">
        <w:t>extérieur</w:t>
      </w:r>
      <w:r w:rsidR="00246B00" w:rsidRPr="00BC3CC5">
        <w:t>.</w:t>
      </w:r>
    </w:p>
    <w:p w14:paraId="036B424B" w14:textId="77777777" w:rsidR="00D22981" w:rsidRPr="00BC3CC5" w:rsidRDefault="00D22981" w:rsidP="00C32FFE"/>
    <w:p w14:paraId="1CE752D5" w14:textId="7FE7B61E" w:rsidR="00D22981" w:rsidRPr="00BC3CC5" w:rsidRDefault="00D22981" w:rsidP="00C32FFE">
      <w:r w:rsidRPr="003B2A7D">
        <w:rPr>
          <w:b/>
          <w:bCs/>
          <w:color w:val="0070C0"/>
        </w:rPr>
        <w:t>Analyse pour notre projet :</w:t>
      </w:r>
      <w:r w:rsidRPr="003B2A7D">
        <w:rPr>
          <w:color w:val="0070C0"/>
        </w:rPr>
        <w:t xml:space="preserve"> </w:t>
      </w:r>
      <w:r w:rsidR="00E63C03" w:rsidRPr="00BC3CC5">
        <w:t>Malgré ce dispositif ingénieux, il serait préférable de se pencher sur un autre moyen de tri des pièces : la distance entre la barrette levier et l’entonnoir serait trop faible et l’entonnoir n’aurait pas le temps de s’incliner assez pour envoyer la pièce au bon réservoir. Cependant l’idée de l’interrupteur reste une bonne idée qui peut potentiellement être réutilisée.</w:t>
      </w:r>
    </w:p>
    <w:p w14:paraId="5007F1FC" w14:textId="77777777" w:rsidR="004B2E57" w:rsidRPr="00BC3CC5" w:rsidRDefault="004B2E57" w:rsidP="00C32FFE"/>
    <w:p w14:paraId="12A04493" w14:textId="0597FDCB" w:rsidR="00040044" w:rsidRPr="00BC3CC5" w:rsidRDefault="00040044" w:rsidP="00C32FFE">
      <w:pPr>
        <w:rPr>
          <w:sz w:val="28"/>
          <w:szCs w:val="28"/>
        </w:rPr>
      </w:pPr>
    </w:p>
    <w:p w14:paraId="08E82AC6" w14:textId="5B1238BA" w:rsidR="00040044" w:rsidRPr="00BC3CC5" w:rsidRDefault="4750EDF1" w:rsidP="00C32FFE">
      <w:pPr>
        <w:rPr>
          <w:sz w:val="28"/>
          <w:szCs w:val="28"/>
        </w:rPr>
      </w:pPr>
      <w:r>
        <w:rPr>
          <w:noProof/>
        </w:rPr>
        <w:drawing>
          <wp:inline distT="0" distB="0" distL="0" distR="0" wp14:anchorId="6179A0A4" wp14:editId="02FE9251">
            <wp:extent cx="5760720" cy="2901315"/>
            <wp:effectExtent l="0" t="0" r="5080" b="0"/>
            <wp:docPr id="16677876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3">
                      <a:extLst>
                        <a:ext uri="{28A0092B-C50C-407E-A947-70E740481C1C}">
                          <a14:useLocalDpi xmlns:a14="http://schemas.microsoft.com/office/drawing/2010/main" val="0"/>
                        </a:ext>
                      </a:extLst>
                    </a:blip>
                    <a:stretch>
                      <a:fillRect/>
                    </a:stretch>
                  </pic:blipFill>
                  <pic:spPr>
                    <a:xfrm>
                      <a:off x="0" y="0"/>
                      <a:ext cx="5760720" cy="2901315"/>
                    </a:xfrm>
                    <a:prstGeom prst="rect">
                      <a:avLst/>
                    </a:prstGeom>
                  </pic:spPr>
                </pic:pic>
              </a:graphicData>
            </a:graphic>
          </wp:inline>
        </w:drawing>
      </w:r>
    </w:p>
    <w:p w14:paraId="2B5D5BC3" w14:textId="77777777" w:rsidR="00040044" w:rsidRPr="00BC3CC5" w:rsidRDefault="00040044" w:rsidP="00C32FFE">
      <w:pPr>
        <w:rPr>
          <w:sz w:val="28"/>
          <w:szCs w:val="28"/>
        </w:rPr>
      </w:pPr>
    </w:p>
    <w:p w14:paraId="1277C5D7" w14:textId="4106F856" w:rsidR="00040044" w:rsidRPr="00BC3CC5" w:rsidRDefault="00040044" w:rsidP="00C32FFE"/>
    <w:p w14:paraId="7D670522" w14:textId="07D7B8E2" w:rsidR="00C32FFE" w:rsidRPr="00BC3CC5" w:rsidRDefault="00C32FFE" w:rsidP="00C32FFE">
      <w:pPr>
        <w:pStyle w:val="NormalWeb"/>
        <w:spacing w:after="0" w:afterAutospacing="0"/>
        <w:rPr>
          <w:color w:val="333333"/>
        </w:rPr>
      </w:pPr>
    </w:p>
    <w:p w14:paraId="54478C74" w14:textId="4A552501" w:rsidR="006E71DF" w:rsidRPr="00BC3CC5" w:rsidRDefault="006E71DF">
      <w:pPr>
        <w:rPr>
          <w:color w:val="333333"/>
        </w:rPr>
      </w:pPr>
      <w:r w:rsidRPr="00BC3CC5">
        <w:rPr>
          <w:color w:val="333333"/>
        </w:rPr>
        <w:br w:type="page"/>
      </w:r>
    </w:p>
    <w:p w14:paraId="0E701E70" w14:textId="77777777" w:rsidR="00E02DAB" w:rsidRPr="00BC3CC5" w:rsidRDefault="00E02DAB" w:rsidP="001836C4">
      <w:pPr>
        <w:pStyle w:val="NormalWeb"/>
        <w:spacing w:after="0" w:afterAutospacing="0"/>
        <w:ind w:firstLine="720"/>
        <w:rPr>
          <w:color w:val="333333"/>
        </w:rPr>
      </w:pPr>
    </w:p>
    <w:p w14:paraId="4F871225" w14:textId="31165016" w:rsidR="00E02DAB" w:rsidRPr="00080AF1" w:rsidRDefault="00E02DAB" w:rsidP="00E02DAB">
      <w:pPr>
        <w:rPr>
          <w:b/>
          <w:bCs/>
          <w:color w:val="C00000"/>
          <w:sz w:val="36"/>
          <w:szCs w:val="36"/>
        </w:rPr>
      </w:pPr>
      <w:r w:rsidRPr="00080AF1">
        <w:rPr>
          <w:b/>
          <w:bCs/>
          <w:color w:val="C00000"/>
          <w:sz w:val="36"/>
          <w:szCs w:val="36"/>
        </w:rPr>
        <w:t xml:space="preserve">Quelles sont les différentes solutions pour </w:t>
      </w:r>
      <w:r w:rsidR="000E2772" w:rsidRPr="00080AF1">
        <w:rPr>
          <w:b/>
          <w:bCs/>
          <w:color w:val="C00000"/>
          <w:sz w:val="36"/>
          <w:szCs w:val="36"/>
        </w:rPr>
        <w:t>différencier les pièces ?</w:t>
      </w:r>
    </w:p>
    <w:p w14:paraId="090A34FB" w14:textId="77777777" w:rsidR="0050688A" w:rsidRPr="00BC3CC5" w:rsidRDefault="0050688A" w:rsidP="00E02DAB">
      <w:pPr>
        <w:rPr>
          <w:sz w:val="28"/>
          <w:szCs w:val="28"/>
        </w:rPr>
      </w:pPr>
    </w:p>
    <w:p w14:paraId="624C6236" w14:textId="63CAAD2F" w:rsidR="0050688A" w:rsidRPr="00F6536B" w:rsidRDefault="001C05DE" w:rsidP="001C05DE">
      <w:pPr>
        <w:pStyle w:val="Paragraphedeliste"/>
        <w:numPr>
          <w:ilvl w:val="0"/>
          <w:numId w:val="10"/>
        </w:numPr>
        <w:rPr>
          <w:b/>
          <w:bCs/>
          <w:sz w:val="28"/>
          <w:szCs w:val="28"/>
        </w:rPr>
      </w:pPr>
      <w:r w:rsidRPr="00F6536B">
        <w:rPr>
          <w:b/>
          <w:bCs/>
          <w:sz w:val="28"/>
          <w:szCs w:val="28"/>
        </w:rPr>
        <w:t>Le</w:t>
      </w:r>
      <w:r w:rsidR="009C5921" w:rsidRPr="00F6536B">
        <w:rPr>
          <w:b/>
          <w:bCs/>
          <w:sz w:val="28"/>
          <w:szCs w:val="28"/>
        </w:rPr>
        <w:t xml:space="preserve"> </w:t>
      </w:r>
      <w:r w:rsidRPr="00F6536B">
        <w:rPr>
          <w:b/>
          <w:bCs/>
          <w:sz w:val="28"/>
          <w:szCs w:val="28"/>
        </w:rPr>
        <w:t xml:space="preserve">diamètre </w:t>
      </w:r>
    </w:p>
    <w:p w14:paraId="78A2F78F" w14:textId="75BAD210" w:rsidR="009C5921" w:rsidRPr="00BC3CC5" w:rsidRDefault="009C5921" w:rsidP="009C5921">
      <w:pPr>
        <w:ind w:left="720"/>
      </w:pPr>
    </w:p>
    <w:p w14:paraId="413AD561" w14:textId="0B2F0A76" w:rsidR="009C5921" w:rsidRPr="00BC3CC5" w:rsidRDefault="002B490C" w:rsidP="002B490C">
      <w:pPr>
        <w:pStyle w:val="Paragraphedeliste"/>
        <w:numPr>
          <w:ilvl w:val="0"/>
          <w:numId w:val="12"/>
        </w:numPr>
      </w:pPr>
      <w:r w:rsidRPr="00FD5276">
        <w:rPr>
          <w:u w:val="single"/>
        </w:rPr>
        <w:t>Trous de différentes tailles :</w:t>
      </w:r>
      <w:r w:rsidRPr="00BC3CC5">
        <w:t xml:space="preserve"> </w:t>
      </w:r>
      <w:r w:rsidR="006000F9" w:rsidRPr="00BC3CC5">
        <w:t xml:space="preserve">Chaque pièce </w:t>
      </w:r>
      <w:r w:rsidR="00143690" w:rsidRPr="00BC3CC5">
        <w:t xml:space="preserve">de monnaie a un diamètre différent, on peut donc les différencier en faisant </w:t>
      </w:r>
      <w:r w:rsidR="00C473F0" w:rsidRPr="00BC3CC5">
        <w:t xml:space="preserve">des trous de tailles différentes </w:t>
      </w:r>
      <w:r w:rsidR="003D014C" w:rsidRPr="00BC3CC5">
        <w:t xml:space="preserve">pour ne laisser passer que les bonnes pièces. </w:t>
      </w:r>
    </w:p>
    <w:p w14:paraId="06DCCD83" w14:textId="77777777" w:rsidR="008A6DEE" w:rsidRPr="00BC3CC5" w:rsidRDefault="008A6DEE" w:rsidP="008A6DEE">
      <w:pPr>
        <w:pStyle w:val="Paragraphedeliste"/>
        <w:ind w:left="1080"/>
      </w:pPr>
    </w:p>
    <w:p w14:paraId="6F81FB54" w14:textId="3A4617B8" w:rsidR="002B490C" w:rsidRPr="00BC3CC5" w:rsidRDefault="002B490C" w:rsidP="00D464FC">
      <w:pPr>
        <w:pStyle w:val="Paragraphedeliste"/>
        <w:numPr>
          <w:ilvl w:val="0"/>
          <w:numId w:val="12"/>
        </w:numPr>
      </w:pPr>
      <w:r w:rsidRPr="00FD5276">
        <w:rPr>
          <w:u w:val="single"/>
        </w:rPr>
        <w:t>Capteur de lumière :</w:t>
      </w:r>
      <w:r w:rsidRPr="00BC3CC5">
        <w:t xml:space="preserve"> </w:t>
      </w:r>
      <w:r w:rsidR="005C745D" w:rsidRPr="00BC3CC5">
        <w:t>on pose une lumière en face d’un capteur en laissant un espace pour que des pièces puissent passer ; lorsqu’une pièce passe devant la lumière le capteur ne va plus rien recevoir. A ce moment-là, on prélèvera la luminosité captée la plus basse on pourra en déduire sa valeur : plus la pièce sera grande, plus la lumière aura le temps d’être obstruée et donc la luminosité sera plus faible. Cette méthode peut être utilisée. Elle peut aussi servir (en la simplifiant) à comptabiliser le nombre de pièces tombant dans un réservoir.</w:t>
      </w:r>
    </w:p>
    <w:p w14:paraId="525ECCC5" w14:textId="77777777" w:rsidR="009747FB" w:rsidRPr="00BC3CC5" w:rsidRDefault="009747FB" w:rsidP="009C5921">
      <w:pPr>
        <w:ind w:left="720"/>
      </w:pPr>
    </w:p>
    <w:p w14:paraId="2E5768BE" w14:textId="27D53CC1" w:rsidR="009747FB" w:rsidRPr="00F6536B" w:rsidRDefault="009747FB" w:rsidP="009747FB">
      <w:pPr>
        <w:pStyle w:val="Paragraphedeliste"/>
        <w:numPr>
          <w:ilvl w:val="0"/>
          <w:numId w:val="10"/>
        </w:numPr>
        <w:rPr>
          <w:b/>
          <w:bCs/>
          <w:sz w:val="28"/>
          <w:szCs w:val="28"/>
        </w:rPr>
      </w:pPr>
      <w:r w:rsidRPr="00F6536B">
        <w:rPr>
          <w:b/>
          <w:bCs/>
          <w:sz w:val="28"/>
          <w:szCs w:val="28"/>
        </w:rPr>
        <w:t>La masse</w:t>
      </w:r>
    </w:p>
    <w:p w14:paraId="2501337B" w14:textId="77777777" w:rsidR="009747FB" w:rsidRPr="00BC3CC5" w:rsidRDefault="009747FB" w:rsidP="009747FB">
      <w:pPr>
        <w:pStyle w:val="Paragraphedeliste"/>
        <w:rPr>
          <w:sz w:val="28"/>
          <w:szCs w:val="28"/>
        </w:rPr>
      </w:pPr>
    </w:p>
    <w:p w14:paraId="02E4D2E4" w14:textId="74D4F4D8" w:rsidR="009C7DEC" w:rsidRPr="00BC3CC5" w:rsidRDefault="00D4291C" w:rsidP="00D4291C">
      <w:pPr>
        <w:pStyle w:val="Paragraphedeliste"/>
        <w:numPr>
          <w:ilvl w:val="0"/>
          <w:numId w:val="11"/>
        </w:numPr>
      </w:pPr>
      <w:r w:rsidRPr="00FD5276">
        <w:rPr>
          <w:u w:val="single"/>
        </w:rPr>
        <w:t>Capteur de poids :</w:t>
      </w:r>
      <w:r w:rsidRPr="00BC3CC5">
        <w:t xml:space="preserve"> </w:t>
      </w:r>
      <w:r w:rsidR="009747FB" w:rsidRPr="00BC3CC5">
        <w:t>Chaque pièce a une masse différente mais cette différente est assez faible</w:t>
      </w:r>
      <w:r w:rsidR="004C30D4" w:rsidRPr="00BC3CC5">
        <w:t xml:space="preserve">, il y a moins de 1g de différence entre chaque pièce. Il faudrait donc un </w:t>
      </w:r>
      <w:r w:rsidR="00EC7B13" w:rsidRPr="00BC3CC5">
        <w:t xml:space="preserve">capteur de poids très précis pour </w:t>
      </w:r>
      <w:r w:rsidR="00FC1BBC" w:rsidRPr="00BC3CC5">
        <w:t>arriver à différencier chaque pièce.</w:t>
      </w:r>
      <w:r w:rsidR="0050442D" w:rsidRPr="00BC3CC5">
        <w:t xml:space="preserve"> </w:t>
      </w:r>
    </w:p>
    <w:p w14:paraId="1DD44052" w14:textId="77777777" w:rsidR="008A6DEE" w:rsidRPr="00BC3CC5" w:rsidRDefault="008A6DEE" w:rsidP="008A6DEE">
      <w:pPr>
        <w:pStyle w:val="Paragraphedeliste"/>
        <w:ind w:left="1080"/>
      </w:pPr>
    </w:p>
    <w:p w14:paraId="772045D7" w14:textId="0A27736C" w:rsidR="00D4291C" w:rsidRPr="00BC3CC5" w:rsidRDefault="00D4291C" w:rsidP="00D4291C">
      <w:pPr>
        <w:pStyle w:val="Paragraphedeliste"/>
        <w:numPr>
          <w:ilvl w:val="0"/>
          <w:numId w:val="11"/>
        </w:numPr>
      </w:pPr>
      <w:r w:rsidRPr="00FD5276">
        <w:rPr>
          <w:u w:val="single"/>
        </w:rPr>
        <w:t>Capteur de vibrations :</w:t>
      </w:r>
      <w:r w:rsidRPr="00BC3CC5">
        <w:t xml:space="preserve"> </w:t>
      </w:r>
      <w:r w:rsidR="00C84C8C" w:rsidRPr="00BC3CC5">
        <w:t>Selon le quémandeur d’aide, les capteurs à vibrations seraient trop instables et un simple petit coup du poing sur la table fausserait le capteur.</w:t>
      </w:r>
    </w:p>
    <w:p w14:paraId="7BB7A363" w14:textId="77777777" w:rsidR="008A6DEE" w:rsidRPr="00BC3CC5" w:rsidRDefault="008A6DEE" w:rsidP="008A6DEE"/>
    <w:p w14:paraId="5CC20913" w14:textId="7E8B20A0" w:rsidR="00C058F0" w:rsidRPr="00BC3CC5" w:rsidRDefault="00C058F0" w:rsidP="00D4291C">
      <w:pPr>
        <w:pStyle w:val="Paragraphedeliste"/>
        <w:numPr>
          <w:ilvl w:val="0"/>
          <w:numId w:val="11"/>
        </w:numPr>
      </w:pPr>
      <w:r w:rsidRPr="00FD5276">
        <w:rPr>
          <w:u w:val="single"/>
        </w:rPr>
        <w:t>Principe d’inertie :</w:t>
      </w:r>
      <w:r w:rsidRPr="00BC3CC5">
        <w:t xml:space="preserve"> on prendrait une rampe en descente grâce à laquelle les pièces les plus lourdes pourront remonter à l’inverse de celles plus légères. Cependant cette possibilité, bien qu’originale, n’est pas la plus simple et la plus économe spatialement à mettre en place.</w:t>
      </w:r>
    </w:p>
    <w:p w14:paraId="24C56CA9" w14:textId="77777777" w:rsidR="00C058F0" w:rsidRPr="00BC3CC5" w:rsidRDefault="00C058F0" w:rsidP="00C058F0"/>
    <w:p w14:paraId="002C4D06" w14:textId="77777777" w:rsidR="000D3EBF" w:rsidRPr="00BC3CC5" w:rsidRDefault="000D3EBF" w:rsidP="004C30D4">
      <w:pPr>
        <w:pStyle w:val="Paragraphedeliste"/>
      </w:pPr>
    </w:p>
    <w:p w14:paraId="1FB9C8EB" w14:textId="19E4A40E" w:rsidR="000D3EBF" w:rsidRPr="00F6536B" w:rsidRDefault="000D3EBF" w:rsidP="000D3EBF">
      <w:pPr>
        <w:pStyle w:val="Paragraphedeliste"/>
        <w:numPr>
          <w:ilvl w:val="0"/>
          <w:numId w:val="10"/>
        </w:numPr>
        <w:rPr>
          <w:b/>
          <w:bCs/>
          <w:sz w:val="28"/>
          <w:szCs w:val="28"/>
        </w:rPr>
      </w:pPr>
      <w:r w:rsidRPr="00F6536B">
        <w:rPr>
          <w:b/>
          <w:bCs/>
          <w:sz w:val="28"/>
          <w:szCs w:val="28"/>
        </w:rPr>
        <w:t>Leur épaisseur</w:t>
      </w:r>
    </w:p>
    <w:p w14:paraId="49E0B103" w14:textId="77777777" w:rsidR="000D3EBF" w:rsidRPr="00BC3CC5" w:rsidRDefault="000D3EBF" w:rsidP="000D3EBF">
      <w:pPr>
        <w:pStyle w:val="Paragraphedeliste"/>
        <w:rPr>
          <w:sz w:val="28"/>
          <w:szCs w:val="28"/>
        </w:rPr>
      </w:pPr>
    </w:p>
    <w:p w14:paraId="34069B6A" w14:textId="33CAC918" w:rsidR="008A6DEE" w:rsidRPr="00BC3CC5" w:rsidRDefault="000D3EBF" w:rsidP="00F6536B">
      <w:pPr>
        <w:pStyle w:val="Paragraphedeliste"/>
      </w:pPr>
      <w:r w:rsidRPr="00BC3CC5">
        <w:t>Les pièces ont une épaisseur différente mais cette différence est également très faible</w:t>
      </w:r>
      <w:r w:rsidR="00BC5025" w:rsidRPr="00BC3CC5">
        <w:t>, il faudrait être très précis dans la fabrication pour permettre de les différencier ainsi.</w:t>
      </w:r>
    </w:p>
    <w:p w14:paraId="1675EDFE" w14:textId="77777777" w:rsidR="008A6DEE" w:rsidRPr="00BC3CC5" w:rsidRDefault="008A6DEE" w:rsidP="000D3EBF">
      <w:pPr>
        <w:pStyle w:val="Paragraphedeliste"/>
      </w:pPr>
    </w:p>
    <w:p w14:paraId="02915457" w14:textId="77777777" w:rsidR="00BC5025" w:rsidRPr="00BC3CC5" w:rsidRDefault="00BC5025" w:rsidP="000D3EBF">
      <w:pPr>
        <w:pStyle w:val="Paragraphedeliste"/>
      </w:pPr>
    </w:p>
    <w:p w14:paraId="3FC79D9D" w14:textId="789FFF84" w:rsidR="00BC5025" w:rsidRPr="00F6536B" w:rsidRDefault="00AE6BE7" w:rsidP="00BC5025">
      <w:pPr>
        <w:pStyle w:val="Paragraphedeliste"/>
        <w:numPr>
          <w:ilvl w:val="0"/>
          <w:numId w:val="10"/>
        </w:numPr>
        <w:rPr>
          <w:b/>
          <w:bCs/>
          <w:sz w:val="28"/>
          <w:szCs w:val="28"/>
        </w:rPr>
      </w:pPr>
      <w:r w:rsidRPr="00F6536B">
        <w:rPr>
          <w:b/>
          <w:bCs/>
          <w:sz w:val="28"/>
          <w:szCs w:val="28"/>
        </w:rPr>
        <w:t>L</w:t>
      </w:r>
      <w:r w:rsidR="004B2E57" w:rsidRPr="00F6536B">
        <w:rPr>
          <w:b/>
          <w:bCs/>
          <w:sz w:val="28"/>
          <w:szCs w:val="28"/>
        </w:rPr>
        <w:t>’image</w:t>
      </w:r>
    </w:p>
    <w:p w14:paraId="0EB233E9" w14:textId="77777777" w:rsidR="001E584F" w:rsidRPr="00BC3CC5" w:rsidRDefault="001E584F" w:rsidP="001E584F">
      <w:pPr>
        <w:pStyle w:val="Paragraphedeliste"/>
        <w:rPr>
          <w:sz w:val="28"/>
          <w:szCs w:val="28"/>
        </w:rPr>
      </w:pPr>
    </w:p>
    <w:p w14:paraId="59E22A92" w14:textId="71F0BE23" w:rsidR="00F0706F" w:rsidRDefault="00CE7787" w:rsidP="00F0706F">
      <w:pPr>
        <w:pStyle w:val="Paragraphedeliste"/>
      </w:pPr>
      <w:r w:rsidRPr="00BC3CC5">
        <w:t>L</w:t>
      </w:r>
      <w:r w:rsidR="00F0706F" w:rsidRPr="00F0706F">
        <w:t xml:space="preserve">es pièces </w:t>
      </w:r>
      <w:r w:rsidRPr="00BC3CC5">
        <w:t>sont</w:t>
      </w:r>
      <w:r w:rsidR="00F0706F" w:rsidRPr="00F0706F">
        <w:t xml:space="preserve"> reconnues de la même manière que nous, êtres vivants, pouvons les reconnaitre le plus instinctivement. Le gros bémol de cette technique réside dans la technicité et la complexité de sa mise en place. </w:t>
      </w:r>
    </w:p>
    <w:p w14:paraId="36B05120" w14:textId="77777777" w:rsidR="00F6536B" w:rsidRDefault="00F6536B" w:rsidP="00F0706F">
      <w:pPr>
        <w:pStyle w:val="Paragraphedeliste"/>
      </w:pPr>
    </w:p>
    <w:p w14:paraId="186AC61D" w14:textId="77777777" w:rsidR="00F6536B" w:rsidRDefault="00F6536B" w:rsidP="00F0706F">
      <w:pPr>
        <w:pStyle w:val="Paragraphedeliste"/>
      </w:pPr>
    </w:p>
    <w:p w14:paraId="35852EAC" w14:textId="77777777" w:rsidR="00F6536B" w:rsidRPr="00F0706F" w:rsidRDefault="00F6536B" w:rsidP="00F0706F">
      <w:pPr>
        <w:pStyle w:val="Paragraphedeliste"/>
      </w:pPr>
    </w:p>
    <w:p w14:paraId="0B871B3E" w14:textId="77777777" w:rsidR="003F005C" w:rsidRPr="00BC3CC5" w:rsidRDefault="003F005C" w:rsidP="001E584F">
      <w:pPr>
        <w:pStyle w:val="Paragraphedeliste"/>
      </w:pPr>
    </w:p>
    <w:p w14:paraId="277F0223" w14:textId="2C47C4C9" w:rsidR="003F005C" w:rsidRPr="00F6536B" w:rsidRDefault="003F005C" w:rsidP="003F005C">
      <w:pPr>
        <w:pStyle w:val="Paragraphedeliste"/>
        <w:numPr>
          <w:ilvl w:val="0"/>
          <w:numId w:val="10"/>
        </w:numPr>
        <w:rPr>
          <w:b/>
          <w:bCs/>
          <w:sz w:val="28"/>
          <w:szCs w:val="28"/>
        </w:rPr>
      </w:pPr>
      <w:r w:rsidRPr="00F6536B">
        <w:rPr>
          <w:b/>
          <w:bCs/>
          <w:sz w:val="28"/>
          <w:szCs w:val="28"/>
        </w:rPr>
        <w:t>Le champ magnétique</w:t>
      </w:r>
    </w:p>
    <w:p w14:paraId="22302CEE" w14:textId="77777777" w:rsidR="00597A34" w:rsidRPr="00BC3CC5" w:rsidRDefault="00597A34" w:rsidP="00597A34">
      <w:pPr>
        <w:pStyle w:val="Paragraphedeliste"/>
        <w:rPr>
          <w:sz w:val="28"/>
          <w:szCs w:val="28"/>
        </w:rPr>
      </w:pPr>
    </w:p>
    <w:p w14:paraId="67C4E800" w14:textId="7659357A" w:rsidR="00597A34" w:rsidRPr="00BC3CC5" w:rsidRDefault="007F5E46" w:rsidP="00597A34">
      <w:pPr>
        <w:pStyle w:val="Paragraphedeliste"/>
      </w:pPr>
      <w:r w:rsidRPr="00BC3CC5">
        <w:t xml:space="preserve">Chaque pièce est composée de différents matériaux, il est ainsi possible de les différencier </w:t>
      </w:r>
      <w:r w:rsidR="00390D38" w:rsidRPr="00BC3CC5">
        <w:t>en identifiant le champ magnétique propre à chaque pièce avec des outils spéciaux mais ici c</w:t>
      </w:r>
      <w:r w:rsidR="00D766E8" w:rsidRPr="00BC3CC5">
        <w:t>ela ne s’avère pas être la solution la plus simple.</w:t>
      </w:r>
    </w:p>
    <w:p w14:paraId="2FD543A3" w14:textId="77777777" w:rsidR="00045A9B" w:rsidRPr="00BC3CC5" w:rsidRDefault="00045A9B" w:rsidP="00597A34">
      <w:pPr>
        <w:pStyle w:val="Paragraphedeliste"/>
      </w:pPr>
    </w:p>
    <w:p w14:paraId="0F7C2380" w14:textId="77777777" w:rsidR="0077029E" w:rsidRPr="00BC3CC5" w:rsidRDefault="0077029E" w:rsidP="00597A34">
      <w:pPr>
        <w:pStyle w:val="Paragraphedeliste"/>
      </w:pPr>
    </w:p>
    <w:p w14:paraId="73E2433F" w14:textId="16E6CC50" w:rsidR="0077029E" w:rsidRPr="00BC3CC5" w:rsidRDefault="009E7EFF" w:rsidP="0077029E">
      <w:r w:rsidRPr="00BC3CC5">
        <w:t xml:space="preserve">Ainsi, il existe de nombreuses solutions pour différencier les </w:t>
      </w:r>
      <w:r w:rsidR="00B2051F" w:rsidRPr="00BC3CC5">
        <w:t xml:space="preserve">huit pièces de monnaie que nous allons utiliser, </w:t>
      </w:r>
      <w:r w:rsidR="00A43453" w:rsidRPr="00BC3CC5">
        <w:t xml:space="preserve">la plupart de ces solutions sont utilisées dans les machines automatiques </w:t>
      </w:r>
      <w:r w:rsidR="002A17A1" w:rsidRPr="00BC3CC5">
        <w:t>(machine à café par exemple</w:t>
      </w:r>
      <w:r w:rsidR="00E5238B" w:rsidRPr="00BC3CC5">
        <w:t xml:space="preserve">) mais ici nous avons besoin d’une solution simple à mettre en œuvre. C’est pour cela que nous allons utiliser la différence de diamètre pour trier nos pièces. </w:t>
      </w:r>
    </w:p>
    <w:p w14:paraId="493F4790" w14:textId="77777777" w:rsidR="00597A34" w:rsidRPr="00BC3CC5" w:rsidRDefault="00597A34" w:rsidP="00597A34">
      <w:pPr>
        <w:rPr>
          <w:sz w:val="28"/>
          <w:szCs w:val="28"/>
        </w:rPr>
      </w:pPr>
    </w:p>
    <w:p w14:paraId="4C6A5FA3" w14:textId="4386B54C" w:rsidR="00541641" w:rsidRPr="00B629E5" w:rsidRDefault="00541641" w:rsidP="00541641">
      <w:pPr>
        <w:rPr>
          <w:i/>
          <w:iCs/>
        </w:rPr>
      </w:pPr>
      <w:r w:rsidRPr="00B629E5">
        <w:rPr>
          <w:i/>
          <w:iCs/>
        </w:rPr>
        <w:t>Sit</w:t>
      </w:r>
      <w:r w:rsidR="007E1CBB" w:rsidRPr="00B629E5">
        <w:rPr>
          <w:i/>
          <w:iCs/>
        </w:rPr>
        <w:t>e</w:t>
      </w:r>
      <w:r w:rsidRPr="00B629E5">
        <w:rPr>
          <w:i/>
          <w:iCs/>
        </w:rPr>
        <w:t xml:space="preserve"> utilisé : https://www.superprof.fr/ressources/informatique-top/technologie/supports-techno2/tpe-techno2/marche-dispositif-argent.html</w:t>
      </w:r>
    </w:p>
    <w:p w14:paraId="6C1D5F91" w14:textId="27E3C376" w:rsidR="001E584F" w:rsidRPr="00BC3CC5" w:rsidRDefault="001E584F" w:rsidP="001E584F">
      <w:pPr>
        <w:rPr>
          <w:sz w:val="28"/>
          <w:szCs w:val="28"/>
        </w:rPr>
      </w:pPr>
    </w:p>
    <w:p w14:paraId="3E974C90" w14:textId="5FF7DB76" w:rsidR="0050688A" w:rsidRDefault="001B25C2" w:rsidP="001836C4">
      <w:pPr>
        <w:pStyle w:val="NormalWeb"/>
        <w:spacing w:after="0" w:afterAutospacing="0"/>
        <w:ind w:firstLine="720"/>
        <w:rPr>
          <w:color w:val="333333"/>
        </w:rPr>
      </w:pPr>
      <w:r>
        <w:rPr>
          <w:color w:val="333333"/>
        </w:rPr>
        <w:t>`</w:t>
      </w:r>
    </w:p>
    <w:p w14:paraId="42AB2D23" w14:textId="6B4A8977" w:rsidR="001B25C2" w:rsidRDefault="001B25C2" w:rsidP="001836C4">
      <w:pPr>
        <w:pStyle w:val="NormalWeb"/>
        <w:spacing w:after="0" w:afterAutospacing="0"/>
        <w:ind w:firstLine="720"/>
        <w:rPr>
          <w:color w:val="333333"/>
        </w:rPr>
      </w:pPr>
    </w:p>
    <w:p w14:paraId="6A6017B7" w14:textId="037AB421" w:rsidR="001B25C2" w:rsidRDefault="001B25C2" w:rsidP="001836C4">
      <w:pPr>
        <w:pStyle w:val="NormalWeb"/>
        <w:spacing w:after="0" w:afterAutospacing="0"/>
        <w:ind w:firstLine="720"/>
        <w:rPr>
          <w:color w:val="333333"/>
        </w:rPr>
      </w:pPr>
    </w:p>
    <w:p w14:paraId="155D1801" w14:textId="2F6E92D0" w:rsidR="001B25C2" w:rsidRDefault="001B25C2" w:rsidP="001836C4">
      <w:pPr>
        <w:pStyle w:val="NormalWeb"/>
        <w:spacing w:after="0" w:afterAutospacing="0"/>
        <w:ind w:firstLine="720"/>
        <w:rPr>
          <w:color w:val="333333"/>
        </w:rPr>
      </w:pPr>
    </w:p>
    <w:p w14:paraId="40031519" w14:textId="514D2A43" w:rsidR="001B25C2" w:rsidRDefault="001B25C2" w:rsidP="001836C4">
      <w:pPr>
        <w:pStyle w:val="NormalWeb"/>
        <w:spacing w:after="0" w:afterAutospacing="0"/>
        <w:ind w:firstLine="720"/>
        <w:rPr>
          <w:color w:val="333333"/>
        </w:rPr>
      </w:pPr>
    </w:p>
    <w:p w14:paraId="185B1F70" w14:textId="7AD1D005" w:rsidR="001B25C2" w:rsidRDefault="001B25C2" w:rsidP="001836C4">
      <w:pPr>
        <w:pStyle w:val="NormalWeb"/>
        <w:spacing w:after="0" w:afterAutospacing="0"/>
        <w:ind w:firstLine="720"/>
        <w:rPr>
          <w:color w:val="333333"/>
        </w:rPr>
      </w:pPr>
    </w:p>
    <w:p w14:paraId="5E2642D4" w14:textId="7CDEB852" w:rsidR="001B25C2" w:rsidRDefault="001B25C2" w:rsidP="001836C4">
      <w:pPr>
        <w:pStyle w:val="NormalWeb"/>
        <w:spacing w:after="0" w:afterAutospacing="0"/>
        <w:ind w:firstLine="720"/>
        <w:rPr>
          <w:color w:val="333333"/>
        </w:rPr>
      </w:pPr>
    </w:p>
    <w:p w14:paraId="075224EB" w14:textId="755EFA0C" w:rsidR="001B25C2" w:rsidRDefault="001B25C2" w:rsidP="001836C4">
      <w:pPr>
        <w:pStyle w:val="NormalWeb"/>
        <w:spacing w:after="0" w:afterAutospacing="0"/>
        <w:ind w:firstLine="720"/>
        <w:rPr>
          <w:color w:val="333333"/>
        </w:rPr>
      </w:pPr>
    </w:p>
    <w:p w14:paraId="57ABA4C8" w14:textId="6EDD6166" w:rsidR="001B25C2" w:rsidRDefault="001B25C2" w:rsidP="001836C4">
      <w:pPr>
        <w:pStyle w:val="NormalWeb"/>
        <w:spacing w:after="0" w:afterAutospacing="0"/>
        <w:ind w:firstLine="720"/>
        <w:rPr>
          <w:color w:val="333333"/>
        </w:rPr>
      </w:pPr>
    </w:p>
    <w:p w14:paraId="3DEE709A" w14:textId="7F62A92B" w:rsidR="001B25C2" w:rsidRDefault="001B25C2" w:rsidP="001836C4">
      <w:pPr>
        <w:pStyle w:val="NormalWeb"/>
        <w:spacing w:after="0" w:afterAutospacing="0"/>
        <w:ind w:firstLine="720"/>
        <w:rPr>
          <w:color w:val="333333"/>
        </w:rPr>
      </w:pPr>
    </w:p>
    <w:p w14:paraId="0700E60A" w14:textId="4885B438" w:rsidR="001B25C2" w:rsidRDefault="001B25C2" w:rsidP="001836C4">
      <w:pPr>
        <w:pStyle w:val="NormalWeb"/>
        <w:spacing w:after="0" w:afterAutospacing="0"/>
        <w:ind w:firstLine="720"/>
        <w:rPr>
          <w:color w:val="333333"/>
        </w:rPr>
      </w:pPr>
    </w:p>
    <w:p w14:paraId="4C5FB716" w14:textId="0EFFB2AB" w:rsidR="001B25C2" w:rsidRDefault="001B25C2" w:rsidP="001836C4">
      <w:pPr>
        <w:pStyle w:val="NormalWeb"/>
        <w:spacing w:after="0" w:afterAutospacing="0"/>
        <w:ind w:firstLine="720"/>
        <w:rPr>
          <w:color w:val="333333"/>
        </w:rPr>
      </w:pPr>
    </w:p>
    <w:p w14:paraId="0275FE46" w14:textId="03A88718" w:rsidR="001B25C2" w:rsidRDefault="001B25C2" w:rsidP="001836C4">
      <w:pPr>
        <w:pStyle w:val="NormalWeb"/>
        <w:spacing w:after="0" w:afterAutospacing="0"/>
        <w:ind w:firstLine="720"/>
        <w:rPr>
          <w:color w:val="333333"/>
        </w:rPr>
      </w:pPr>
    </w:p>
    <w:p w14:paraId="73535805" w14:textId="5F64A068" w:rsidR="001B25C2" w:rsidRDefault="001B25C2" w:rsidP="001836C4">
      <w:pPr>
        <w:pStyle w:val="NormalWeb"/>
        <w:spacing w:after="0" w:afterAutospacing="0"/>
        <w:ind w:firstLine="720"/>
        <w:rPr>
          <w:color w:val="333333"/>
        </w:rPr>
      </w:pPr>
    </w:p>
    <w:p w14:paraId="1EE9EDE0" w14:textId="77777777" w:rsidR="001B25C2" w:rsidRPr="00BC3CC5" w:rsidRDefault="001B25C2" w:rsidP="001836C4">
      <w:pPr>
        <w:pStyle w:val="NormalWeb"/>
        <w:spacing w:after="0" w:afterAutospacing="0"/>
        <w:ind w:firstLine="720"/>
        <w:rPr>
          <w:color w:val="333333"/>
        </w:rPr>
      </w:pPr>
    </w:p>
    <w:p w14:paraId="1DB2B8A5" w14:textId="77777777" w:rsidR="0050688A" w:rsidRPr="00BC3CC5" w:rsidRDefault="0050688A" w:rsidP="001836C4">
      <w:pPr>
        <w:pStyle w:val="NormalWeb"/>
        <w:spacing w:after="0" w:afterAutospacing="0"/>
        <w:ind w:firstLine="720"/>
        <w:rPr>
          <w:color w:val="333333"/>
        </w:rPr>
      </w:pPr>
    </w:p>
    <w:p w14:paraId="09E2979B" w14:textId="77777777" w:rsidR="0035467C" w:rsidRDefault="0035467C" w:rsidP="00FA17BF">
      <w:pPr>
        <w:jc w:val="both"/>
        <w:rPr>
          <w:sz w:val="36"/>
          <w:szCs w:val="36"/>
        </w:rPr>
      </w:pPr>
    </w:p>
    <w:p w14:paraId="791EB742" w14:textId="12D82103" w:rsidR="00FA17BF" w:rsidRPr="00080AF1" w:rsidRDefault="00840921" w:rsidP="00FA17BF">
      <w:pPr>
        <w:jc w:val="both"/>
        <w:rPr>
          <w:b/>
          <w:bCs/>
          <w:color w:val="C00000"/>
          <w:sz w:val="36"/>
          <w:szCs w:val="36"/>
        </w:rPr>
      </w:pPr>
      <w:r w:rsidRPr="00080AF1">
        <w:rPr>
          <w:b/>
          <w:bCs/>
          <w:color w:val="C00000"/>
          <w:sz w:val="36"/>
          <w:szCs w:val="36"/>
        </w:rPr>
        <w:lastRenderedPageBreak/>
        <w:t>Description synthétique des idées développées</w:t>
      </w:r>
    </w:p>
    <w:p w14:paraId="08772119" w14:textId="77777777" w:rsidR="008C741A" w:rsidRPr="00840921" w:rsidRDefault="008C741A" w:rsidP="00FA17BF">
      <w:pPr>
        <w:jc w:val="both"/>
        <w:rPr>
          <w:color w:val="C00000"/>
          <w:sz w:val="36"/>
          <w:szCs w:val="36"/>
        </w:rPr>
      </w:pPr>
    </w:p>
    <w:p w14:paraId="66F01851" w14:textId="5F505E2E" w:rsidR="00840921" w:rsidRDefault="00840921" w:rsidP="00FA17BF">
      <w:pPr>
        <w:jc w:val="both"/>
        <w:rPr>
          <w:i/>
          <w:iCs/>
          <w:sz w:val="28"/>
          <w:szCs w:val="28"/>
        </w:rPr>
      </w:pPr>
      <w:r w:rsidRPr="00840921">
        <w:rPr>
          <w:i/>
          <w:iCs/>
          <w:sz w:val="28"/>
          <w:szCs w:val="28"/>
        </w:rPr>
        <w:t xml:space="preserve">Au final, comment allons-nous mettre en </w:t>
      </w:r>
      <w:r w:rsidR="00B629E5">
        <w:rPr>
          <w:i/>
          <w:iCs/>
          <w:sz w:val="28"/>
          <w:szCs w:val="28"/>
        </w:rPr>
        <w:t>œuvre</w:t>
      </w:r>
      <w:r w:rsidRPr="00840921">
        <w:rPr>
          <w:i/>
          <w:iCs/>
          <w:sz w:val="28"/>
          <w:szCs w:val="28"/>
        </w:rPr>
        <w:t xml:space="preserve"> notre projet ?</w:t>
      </w:r>
    </w:p>
    <w:p w14:paraId="440937BA" w14:textId="30ABC3FF" w:rsidR="00080AF1" w:rsidRDefault="00080AF1" w:rsidP="00FA17BF">
      <w:pPr>
        <w:jc w:val="both"/>
        <w:rPr>
          <w:i/>
          <w:iCs/>
          <w:sz w:val="28"/>
          <w:szCs w:val="28"/>
        </w:rPr>
      </w:pPr>
    </w:p>
    <w:p w14:paraId="488AD6EB" w14:textId="723D51A6" w:rsidR="00080AF1" w:rsidRPr="00080AF1" w:rsidRDefault="00080AF1" w:rsidP="00FA17BF">
      <w:pPr>
        <w:jc w:val="both"/>
        <w:rPr>
          <w:sz w:val="28"/>
          <w:szCs w:val="28"/>
        </w:rPr>
      </w:pPr>
      <w:r>
        <w:rPr>
          <w:sz w:val="28"/>
          <w:szCs w:val="28"/>
        </w:rPr>
        <w:t xml:space="preserve">Il y a plusieurs étapes dans notre projet et nous allons maintenant voir, après avoir analysés cinq différents projets et également </w:t>
      </w:r>
      <w:r w:rsidR="00CB0F97">
        <w:rPr>
          <w:sz w:val="28"/>
          <w:szCs w:val="28"/>
        </w:rPr>
        <w:t>grâce à nos idées</w:t>
      </w:r>
      <w:r>
        <w:rPr>
          <w:sz w:val="28"/>
          <w:szCs w:val="28"/>
        </w:rPr>
        <w:t>, comment nous allons procéder pour chaque étape</w:t>
      </w:r>
      <w:r w:rsidR="00CB0F97">
        <w:rPr>
          <w:sz w:val="28"/>
          <w:szCs w:val="28"/>
        </w:rPr>
        <w:t>.</w:t>
      </w:r>
    </w:p>
    <w:p w14:paraId="35B34EA2" w14:textId="3ADC6A1A" w:rsidR="00840921" w:rsidRDefault="00840921" w:rsidP="00FA17BF">
      <w:pPr>
        <w:jc w:val="both"/>
        <w:rPr>
          <w:i/>
          <w:iCs/>
          <w:sz w:val="28"/>
          <w:szCs w:val="28"/>
        </w:rPr>
      </w:pPr>
    </w:p>
    <w:p w14:paraId="34DF4BB3" w14:textId="4A59AF33" w:rsidR="00840921" w:rsidRPr="009A194F" w:rsidRDefault="00840921" w:rsidP="00840921">
      <w:pPr>
        <w:pStyle w:val="Paragraphedeliste"/>
        <w:numPr>
          <w:ilvl w:val="0"/>
          <w:numId w:val="1"/>
        </w:numPr>
        <w:jc w:val="both"/>
        <w:rPr>
          <w:b/>
          <w:bCs/>
          <w:sz w:val="28"/>
          <w:szCs w:val="28"/>
        </w:rPr>
      </w:pPr>
      <w:r w:rsidRPr="009A194F">
        <w:rPr>
          <w:b/>
          <w:bCs/>
          <w:sz w:val="28"/>
          <w:szCs w:val="28"/>
        </w:rPr>
        <w:t>Envoi à la machine de la somme due par l’utilisateur</w:t>
      </w:r>
    </w:p>
    <w:p w14:paraId="2A6957EA" w14:textId="77777777" w:rsidR="00FA17BF" w:rsidRPr="00BC3CC5" w:rsidRDefault="00FA17BF" w:rsidP="00FA17BF">
      <w:pPr>
        <w:jc w:val="both"/>
      </w:pPr>
    </w:p>
    <w:p w14:paraId="3424779D" w14:textId="09E5E774" w:rsidR="00FA17BF" w:rsidRDefault="005C66E8" w:rsidP="00FA17BF">
      <w:pPr>
        <w:jc w:val="both"/>
      </w:pPr>
      <w:r>
        <w:t>Pour cette première étape, la seule idée que nous avons vu dans les projets observés était le clavier numérique</w:t>
      </w:r>
      <w:r w:rsidR="00727F4E">
        <w:t xml:space="preserve"> qui permet de donner les instructions à la machine. </w:t>
      </w:r>
      <w:r w:rsidR="00CA6FE2">
        <w:t xml:space="preserve">Nous avons donc également réfléchi par nous-même à comment envoyer ces informations. Nous avons pensé à l’utilisation d’un téléphone : </w:t>
      </w:r>
      <w:r w:rsidR="00F2054E">
        <w:t xml:space="preserve">l’utilisateur </w:t>
      </w:r>
      <w:r w:rsidR="00FA17BF" w:rsidRPr="00BC3CC5">
        <w:t>pourrait choisir sur le téléphone un aliment qui aurait un coût donné, par exemple s’il choisit un Mars cela lui coûtera un euro mais s’il choisit des brownies cela lui coûtera trois euros.</w:t>
      </w:r>
      <w:r w:rsidR="00CD61E3">
        <w:t xml:space="preserve"> Si on se place dans le contexte du commerce, le commerçant pourrait aussi envoyer le montant à payer </w:t>
      </w:r>
      <w:r w:rsidR="00B265C2">
        <w:t>en le tapant sur une application</w:t>
      </w:r>
      <w:r w:rsidR="00FA17BF" w:rsidRPr="00BC3CC5">
        <w:t xml:space="preserve">. Une dernière solution, qui </w:t>
      </w:r>
      <w:r w:rsidR="00B265C2">
        <w:t>est certainement</w:t>
      </w:r>
      <w:r w:rsidR="00FA17BF" w:rsidRPr="00BC3CC5">
        <w:t xml:space="preserve"> la plus simple, est de choisir le montant aléatoirement entre deux sommes données (entre 50 centimes et 5 euros par exemple).</w:t>
      </w:r>
    </w:p>
    <w:p w14:paraId="53ECF860" w14:textId="45014D4C" w:rsidR="00205D6B" w:rsidRDefault="00205D6B" w:rsidP="00FA17BF">
      <w:pPr>
        <w:jc w:val="both"/>
      </w:pPr>
    </w:p>
    <w:p w14:paraId="5DFF2EF4" w14:textId="45711FA8" w:rsidR="00205D6B" w:rsidRDefault="005747BA" w:rsidP="00FA17BF">
      <w:pPr>
        <w:jc w:val="both"/>
      </w:pPr>
      <w:r w:rsidRPr="00AE24D4">
        <w:rPr>
          <w:b/>
          <w:bCs/>
          <w:color w:val="0070C0"/>
        </w:rPr>
        <w:t>Choix final :</w:t>
      </w:r>
      <w:r w:rsidRPr="00AE24D4">
        <w:rPr>
          <w:color w:val="0070C0"/>
        </w:rPr>
        <w:t xml:space="preserve"> </w:t>
      </w:r>
      <w:r>
        <w:t xml:space="preserve">La consigne pour </w:t>
      </w:r>
      <w:r w:rsidR="00D67AA5">
        <w:t>notre projet est d’utiliser un</w:t>
      </w:r>
      <w:r w:rsidR="007D59A2">
        <w:t>e connexion radiofréquence, nous allons donc mettre en place cela dès cette première étape.</w:t>
      </w:r>
      <w:r w:rsidR="0068181C">
        <w:t xml:space="preserve"> </w:t>
      </w:r>
      <w:r w:rsidR="004F3BF3">
        <w:t xml:space="preserve">Le clavier numérique était la solution que nous préférions mais nous pensons que ce n’est pas considéré comme une connexion radiofréquence, donc cela ne respecterait pas les consignes imposées. Nous allons donc utiliser un système </w:t>
      </w:r>
      <w:r w:rsidR="00AE24D4">
        <w:t>Bluetooth</w:t>
      </w:r>
      <w:r w:rsidR="00DB3B3F">
        <w:t xml:space="preserve"> avec un télép</w:t>
      </w:r>
      <w:r w:rsidR="00CE5BAF">
        <w:t xml:space="preserve">hone pour envoyer le montant </w:t>
      </w:r>
      <w:r w:rsidR="00AE24D4">
        <w:t>à la machine.</w:t>
      </w:r>
    </w:p>
    <w:p w14:paraId="1FD83977" w14:textId="45213E02" w:rsidR="002B687C" w:rsidRDefault="002B687C" w:rsidP="00FA17BF">
      <w:pPr>
        <w:jc w:val="both"/>
      </w:pPr>
    </w:p>
    <w:p w14:paraId="275499E9" w14:textId="0F08BD22" w:rsidR="002B687C" w:rsidRDefault="002B687C" w:rsidP="002B687C">
      <w:pPr>
        <w:pStyle w:val="Paragraphedeliste"/>
        <w:numPr>
          <w:ilvl w:val="0"/>
          <w:numId w:val="1"/>
        </w:numPr>
        <w:jc w:val="both"/>
        <w:rPr>
          <w:b/>
          <w:bCs/>
          <w:sz w:val="28"/>
          <w:szCs w:val="28"/>
        </w:rPr>
      </w:pPr>
      <w:r w:rsidRPr="002B687C">
        <w:rPr>
          <w:b/>
          <w:bCs/>
          <w:sz w:val="28"/>
          <w:szCs w:val="28"/>
        </w:rPr>
        <w:t>Séparation des pièces une à une</w:t>
      </w:r>
    </w:p>
    <w:p w14:paraId="5D4C7F64" w14:textId="53C886BA" w:rsidR="002B687C" w:rsidRDefault="002B687C" w:rsidP="002B687C">
      <w:pPr>
        <w:jc w:val="both"/>
        <w:rPr>
          <w:b/>
          <w:bCs/>
          <w:sz w:val="28"/>
          <w:szCs w:val="28"/>
        </w:rPr>
      </w:pPr>
    </w:p>
    <w:p w14:paraId="58ABC842" w14:textId="37A84832" w:rsidR="00333241" w:rsidRDefault="00333241" w:rsidP="002B687C">
      <w:pPr>
        <w:jc w:val="both"/>
      </w:pPr>
      <w:r>
        <w:t xml:space="preserve">Nous tenons à ce que l’utilisateur de la machine n’ai pas besoin de mettre ses pièces une à une mais plutôt qu’il puisse mettre toutes ses pièces en même temps et que la machine s’occupe de les séparer avant de les trier. </w:t>
      </w:r>
      <w:r w:rsidR="00245540">
        <w:t>Nous avons retrouvé le système d’entonnoir dans différents projets,</w:t>
      </w:r>
      <w:r w:rsidR="00E20B80">
        <w:t xml:space="preserve"> </w:t>
      </w:r>
      <w:r w:rsidR="00DB3F3D">
        <w:t xml:space="preserve">il permet de </w:t>
      </w:r>
      <w:r w:rsidR="000B4A31">
        <w:t>bien faire la séparation e</w:t>
      </w:r>
      <w:r w:rsidR="00E20B80">
        <w:t>t de faire en sorte que les pièces ne se bloq</w:t>
      </w:r>
      <w:r w:rsidR="00FD6BED">
        <w:t>uent pas.</w:t>
      </w:r>
    </w:p>
    <w:p w14:paraId="4DE6865F" w14:textId="0D6368FB" w:rsidR="00FD6BED" w:rsidRDefault="00FD6BED" w:rsidP="002B687C">
      <w:pPr>
        <w:jc w:val="both"/>
      </w:pPr>
    </w:p>
    <w:p w14:paraId="39BF2579" w14:textId="7084D6E7" w:rsidR="00FD6BED" w:rsidRDefault="00FD6BED" w:rsidP="002B687C">
      <w:pPr>
        <w:jc w:val="both"/>
        <w:rPr>
          <w:color w:val="000000" w:themeColor="text1"/>
        </w:rPr>
      </w:pPr>
      <w:r w:rsidRPr="00AE24D4">
        <w:rPr>
          <w:b/>
          <w:bCs/>
          <w:color w:val="0070C0"/>
        </w:rPr>
        <w:t>Choix final</w:t>
      </w:r>
      <w:r>
        <w:rPr>
          <w:b/>
          <w:bCs/>
          <w:color w:val="0070C0"/>
        </w:rPr>
        <w:t xml:space="preserve"> : </w:t>
      </w:r>
      <w:r>
        <w:rPr>
          <w:color w:val="000000" w:themeColor="text1"/>
        </w:rPr>
        <w:t xml:space="preserve">Le </w:t>
      </w:r>
      <w:r w:rsidR="00D974F4">
        <w:rPr>
          <w:color w:val="000000" w:themeColor="text1"/>
        </w:rPr>
        <w:t xml:space="preserve">système d’entonnoir a bien fonctionné dans les projets observés donc nous allons le conserver pour le nôtre. </w:t>
      </w:r>
      <w:r w:rsidR="00492FDC">
        <w:rPr>
          <w:color w:val="000000" w:themeColor="text1"/>
        </w:rPr>
        <w:t>Si l</w:t>
      </w:r>
      <w:r w:rsidR="00697E80">
        <w:rPr>
          <w:color w:val="000000" w:themeColor="text1"/>
        </w:rPr>
        <w:t xml:space="preserve">’entonnoir est en carton, nous avons vu qu’il fallait créer un système pour faire vibrer la plateforme afin que les pièces glissent. </w:t>
      </w:r>
      <w:r w:rsidR="004C63EA">
        <w:rPr>
          <w:color w:val="000000" w:themeColor="text1"/>
        </w:rPr>
        <w:t>S’il est en plastique, les pièces devraient normalement glisser.</w:t>
      </w:r>
      <w:r w:rsidR="002B6A2C">
        <w:rPr>
          <w:color w:val="000000" w:themeColor="text1"/>
        </w:rPr>
        <w:t xml:space="preserve"> </w:t>
      </w:r>
      <w:r w:rsidR="00EB2DAB">
        <w:rPr>
          <w:color w:val="000000" w:themeColor="text1"/>
        </w:rPr>
        <w:t xml:space="preserve">Nous avons fait le choix de faire </w:t>
      </w:r>
      <w:r w:rsidR="004A4FC2">
        <w:rPr>
          <w:color w:val="000000" w:themeColor="text1"/>
        </w:rPr>
        <w:t>le maximum en carton</w:t>
      </w:r>
      <w:r w:rsidR="00496ADB">
        <w:rPr>
          <w:color w:val="000000" w:themeColor="text1"/>
        </w:rPr>
        <w:t xml:space="preserve"> donc nous intégrerons un système de vibration similaire à celui vu dans le projet </w:t>
      </w:r>
      <w:r w:rsidR="00210E2C">
        <w:rPr>
          <w:color w:val="000000" w:themeColor="text1"/>
        </w:rPr>
        <w:t>« </w:t>
      </w:r>
      <w:r w:rsidR="00210E2C" w:rsidRPr="00210E2C">
        <w:rPr>
          <w:color w:val="000000" w:themeColor="text1"/>
        </w:rPr>
        <w:t>Vidéo présentant un système en carton pour trier les pièces</w:t>
      </w:r>
      <w:r w:rsidR="00210E2C" w:rsidRPr="00210E2C">
        <w:rPr>
          <w:color w:val="000000" w:themeColor="text1"/>
        </w:rPr>
        <w:t> »</w:t>
      </w:r>
      <w:r w:rsidR="00210E2C">
        <w:rPr>
          <w:color w:val="000000" w:themeColor="text1"/>
        </w:rPr>
        <w:t>.</w:t>
      </w:r>
    </w:p>
    <w:p w14:paraId="333553F4" w14:textId="77777777" w:rsidR="00F0503D" w:rsidRDefault="00F0503D" w:rsidP="002B687C">
      <w:pPr>
        <w:jc w:val="both"/>
        <w:rPr>
          <w:color w:val="000000" w:themeColor="text1"/>
        </w:rPr>
      </w:pPr>
    </w:p>
    <w:p w14:paraId="7DB0452D" w14:textId="5FB2F9C8" w:rsidR="008C741A" w:rsidRPr="00CB0F97" w:rsidRDefault="00F31D9B" w:rsidP="00FA17BF">
      <w:pPr>
        <w:jc w:val="both"/>
        <w:rPr>
          <w:color w:val="000000" w:themeColor="text1"/>
        </w:rPr>
      </w:pPr>
      <w:r>
        <w:rPr>
          <w:color w:val="000000" w:themeColor="text1"/>
        </w:rPr>
        <w:t>Lorsque l’utilisateur a mis toutes ses pièces, il faut l’indiquer à la machine</w:t>
      </w:r>
      <w:r w:rsidR="00187923">
        <w:rPr>
          <w:color w:val="000000" w:themeColor="text1"/>
        </w:rPr>
        <w:t>, pour qu’elle puisse ensuite calculer le montant reçu</w:t>
      </w:r>
      <w:r>
        <w:rPr>
          <w:color w:val="000000" w:themeColor="text1"/>
        </w:rPr>
        <w:t>. Pour cela nous avons pensé à plusieurs solutions</w:t>
      </w:r>
      <w:r w:rsidR="00187923">
        <w:rPr>
          <w:color w:val="000000" w:themeColor="text1"/>
        </w:rPr>
        <w:t>, la première serait d’installer</w:t>
      </w:r>
      <w:r w:rsidR="00262431">
        <w:rPr>
          <w:color w:val="000000" w:themeColor="text1"/>
        </w:rPr>
        <w:t xml:space="preserve"> un bouton poussoir</w:t>
      </w:r>
      <w:r w:rsidR="008260CB">
        <w:rPr>
          <w:color w:val="000000" w:themeColor="text1"/>
        </w:rPr>
        <w:t xml:space="preserve"> sur lequel l’utilisateur appuierait </w:t>
      </w:r>
      <w:r w:rsidR="00187923">
        <w:rPr>
          <w:color w:val="000000" w:themeColor="text1"/>
        </w:rPr>
        <w:t>lorsqu’il</w:t>
      </w:r>
      <w:r w:rsidR="008260CB">
        <w:rPr>
          <w:color w:val="000000" w:themeColor="text1"/>
        </w:rPr>
        <w:t xml:space="preserve"> a mis toutes ses pièces</w:t>
      </w:r>
      <w:r w:rsidR="00187923">
        <w:rPr>
          <w:color w:val="000000" w:themeColor="text1"/>
        </w:rPr>
        <w:t>. La deuxième solution serait de dire</w:t>
      </w:r>
      <w:r w:rsidR="008260CB">
        <w:rPr>
          <w:color w:val="000000" w:themeColor="text1"/>
        </w:rPr>
        <w:t xml:space="preserve"> que si pendant un laps de temps donné</w:t>
      </w:r>
      <w:r w:rsidR="00187923">
        <w:rPr>
          <w:color w:val="000000" w:themeColor="text1"/>
        </w:rPr>
        <w:t xml:space="preserve"> (5 secondes par exemple)</w:t>
      </w:r>
      <w:r w:rsidR="008260CB">
        <w:rPr>
          <w:color w:val="000000" w:themeColor="text1"/>
        </w:rPr>
        <w:t xml:space="preserve"> la m</w:t>
      </w:r>
      <w:r w:rsidR="00652FDC">
        <w:rPr>
          <w:color w:val="000000" w:themeColor="text1"/>
        </w:rPr>
        <w:t>a</w:t>
      </w:r>
      <w:r w:rsidR="001A2B78">
        <w:rPr>
          <w:color w:val="000000" w:themeColor="text1"/>
        </w:rPr>
        <w:t xml:space="preserve">chine </w:t>
      </w:r>
      <w:r w:rsidR="00DA3906">
        <w:rPr>
          <w:color w:val="000000" w:themeColor="text1"/>
        </w:rPr>
        <w:t xml:space="preserve">ne reçoit plus de pièces alors elle </w:t>
      </w:r>
      <w:r w:rsidR="001822FC">
        <w:rPr>
          <w:color w:val="000000" w:themeColor="text1"/>
        </w:rPr>
        <w:t>n’en attend plus</w:t>
      </w:r>
      <w:r w:rsidR="00187923">
        <w:rPr>
          <w:color w:val="000000" w:themeColor="text1"/>
        </w:rPr>
        <w:t xml:space="preserve"> et peut calculer le montant reçu.</w:t>
      </w:r>
      <w:r w:rsidR="001442B3">
        <w:rPr>
          <w:color w:val="000000" w:themeColor="text1"/>
        </w:rPr>
        <w:t xml:space="preserve"> </w:t>
      </w:r>
      <w:r w:rsidR="00F0503D">
        <w:rPr>
          <w:color w:val="000000" w:themeColor="text1"/>
        </w:rPr>
        <w:t>Nous avons décidé d’utiliser la solution du bouton poussoir puisque</w:t>
      </w:r>
      <w:r w:rsidR="008C741A">
        <w:rPr>
          <w:color w:val="000000" w:themeColor="text1"/>
        </w:rPr>
        <w:t xml:space="preserve"> c’est la plus sûre et celle qui permet de perdre le moins de temps possible. </w:t>
      </w:r>
    </w:p>
    <w:p w14:paraId="1039C21A" w14:textId="77777777" w:rsidR="008C741A" w:rsidRPr="00BC3CC5" w:rsidRDefault="008C741A" w:rsidP="00FA17BF">
      <w:pPr>
        <w:jc w:val="both"/>
      </w:pPr>
    </w:p>
    <w:p w14:paraId="00952F68" w14:textId="77777777" w:rsidR="00FA17BF" w:rsidRPr="00C57797" w:rsidRDefault="00FA17BF" w:rsidP="00FA17BF">
      <w:pPr>
        <w:pStyle w:val="Paragraphedeliste"/>
        <w:numPr>
          <w:ilvl w:val="0"/>
          <w:numId w:val="1"/>
        </w:numPr>
        <w:jc w:val="both"/>
        <w:rPr>
          <w:b/>
          <w:bCs/>
          <w:sz w:val="28"/>
          <w:szCs w:val="28"/>
        </w:rPr>
      </w:pPr>
      <w:r w:rsidRPr="00C57797">
        <w:rPr>
          <w:b/>
          <w:bCs/>
          <w:sz w:val="28"/>
          <w:szCs w:val="28"/>
        </w:rPr>
        <w:lastRenderedPageBreak/>
        <w:t>Le tri des pièces</w:t>
      </w:r>
    </w:p>
    <w:p w14:paraId="76486AA4" w14:textId="77777777" w:rsidR="00FA17BF" w:rsidRPr="00BC3CC5" w:rsidRDefault="00FA17BF" w:rsidP="00FA17BF">
      <w:pPr>
        <w:jc w:val="both"/>
      </w:pPr>
    </w:p>
    <w:p w14:paraId="7CB8FAE6" w14:textId="24A53BD6" w:rsidR="00C956E3" w:rsidRDefault="00C956E3" w:rsidP="00FA17BF">
      <w:pPr>
        <w:jc w:val="both"/>
      </w:pPr>
      <w:r>
        <w:t xml:space="preserve">Pour ce point-ci, tous les systèmes que nous avons étudiés utilisaient le diamètre des pièces pour les différencier. Nous avons </w:t>
      </w:r>
      <w:r w:rsidR="006572A3">
        <w:t>tout de même vu</w:t>
      </w:r>
      <w:r w:rsidR="00D37707">
        <w:t xml:space="preserve">, juste au-dessus, </w:t>
      </w:r>
      <w:r w:rsidR="006572A3">
        <w:t>qu’il existait pleins d</w:t>
      </w:r>
      <w:r w:rsidR="00CC2CE5">
        <w:t>’autres manières de les différencier</w:t>
      </w:r>
      <w:r w:rsidR="00D37707">
        <w:t xml:space="preserve">. </w:t>
      </w:r>
      <w:r w:rsidR="006C25C3" w:rsidRPr="00BC3CC5">
        <w:t>En les différenciant par la taille, la pièce pourrait tomber sur un morceau de carton/plastique en descente qui serait percé de plusieurs trous de plus en plus gros en fonction des tailles des pièces de monnaie. Chaque trou permettrait d’accéder à un tube différent.</w:t>
      </w:r>
    </w:p>
    <w:p w14:paraId="2C385C03" w14:textId="092EBB55" w:rsidR="00D37707" w:rsidRDefault="00D37707" w:rsidP="00FA17BF">
      <w:pPr>
        <w:jc w:val="both"/>
      </w:pPr>
    </w:p>
    <w:p w14:paraId="60D54FFE" w14:textId="4E9565F6" w:rsidR="00D37707" w:rsidRPr="006C25C3" w:rsidRDefault="006C25C3" w:rsidP="00FA17BF">
      <w:pPr>
        <w:jc w:val="both"/>
        <w:rPr>
          <w:color w:val="000000" w:themeColor="text1"/>
        </w:rPr>
      </w:pPr>
      <w:r w:rsidRPr="00AE24D4">
        <w:rPr>
          <w:b/>
          <w:bCs/>
          <w:color w:val="0070C0"/>
        </w:rPr>
        <w:t>Choix final :</w:t>
      </w:r>
      <w:r>
        <w:rPr>
          <w:b/>
          <w:bCs/>
          <w:color w:val="0070C0"/>
        </w:rPr>
        <w:t xml:space="preserve"> </w:t>
      </w:r>
      <w:r>
        <w:rPr>
          <w:color w:val="000000" w:themeColor="text1"/>
        </w:rPr>
        <w:t>Nous allons également utiliser la différence de diamètre dans notre projet.</w:t>
      </w:r>
      <w:r w:rsidR="000F64CC">
        <w:rPr>
          <w:color w:val="000000" w:themeColor="text1"/>
        </w:rPr>
        <w:t xml:space="preserve"> </w:t>
      </w:r>
      <w:r w:rsidR="000A7ECC">
        <w:rPr>
          <w:color w:val="000000" w:themeColor="text1"/>
        </w:rPr>
        <w:t>Une fois que les pièces auront été séparées une par une, elles d</w:t>
      </w:r>
      <w:r w:rsidR="002D3D66">
        <w:rPr>
          <w:color w:val="000000" w:themeColor="text1"/>
        </w:rPr>
        <w:t>escendront sur un rail qui sera percé de huit trous</w:t>
      </w:r>
      <w:r w:rsidR="00A44866">
        <w:rPr>
          <w:color w:val="000000" w:themeColor="text1"/>
        </w:rPr>
        <w:t>. Le premier trou sera le plus petit (un centime)</w:t>
      </w:r>
      <w:r w:rsidR="0079074B">
        <w:rPr>
          <w:color w:val="000000" w:themeColor="text1"/>
        </w:rPr>
        <w:t xml:space="preserve"> et au fur et à mesure chaque trou sera un </w:t>
      </w:r>
      <w:r w:rsidR="00BA629D">
        <w:rPr>
          <w:color w:val="000000" w:themeColor="text1"/>
        </w:rPr>
        <w:t xml:space="preserve">peu </w:t>
      </w:r>
      <w:r w:rsidR="0079074B">
        <w:rPr>
          <w:color w:val="000000" w:themeColor="text1"/>
        </w:rPr>
        <w:t>plus large pour permettre</w:t>
      </w:r>
      <w:r w:rsidR="00A44866">
        <w:rPr>
          <w:color w:val="000000" w:themeColor="text1"/>
        </w:rPr>
        <w:t xml:space="preserve"> </w:t>
      </w:r>
      <w:r w:rsidR="002D3D66">
        <w:rPr>
          <w:color w:val="000000" w:themeColor="text1"/>
        </w:rPr>
        <w:t xml:space="preserve">à chaque pièce d’aller dans </w:t>
      </w:r>
      <w:r w:rsidR="00A44866">
        <w:rPr>
          <w:color w:val="000000" w:themeColor="text1"/>
        </w:rPr>
        <w:t>le trou de son diamètre</w:t>
      </w:r>
      <w:r w:rsidR="0079074B">
        <w:rPr>
          <w:color w:val="000000" w:themeColor="text1"/>
        </w:rPr>
        <w:t xml:space="preserve">. Il faudra penser à </w:t>
      </w:r>
      <w:r w:rsidR="00051DB9">
        <w:rPr>
          <w:color w:val="000000" w:themeColor="text1"/>
        </w:rPr>
        <w:t xml:space="preserve">faire le trou </w:t>
      </w:r>
      <w:r w:rsidR="00FD61BC">
        <w:rPr>
          <w:color w:val="000000" w:themeColor="text1"/>
        </w:rPr>
        <w:t>légèrement</w:t>
      </w:r>
      <w:r w:rsidR="00051DB9">
        <w:rPr>
          <w:color w:val="000000" w:themeColor="text1"/>
        </w:rPr>
        <w:t xml:space="preserve"> plus large que le diamètre de la pièce pour qu’elles puissent </w:t>
      </w:r>
      <w:r w:rsidR="00FD61BC">
        <w:rPr>
          <w:color w:val="000000" w:themeColor="text1"/>
        </w:rPr>
        <w:t>bien tomber dedans (sans le faire trop larges pour que les pièces plus grosses ne tombent pas non plus dedans).</w:t>
      </w:r>
      <w:r>
        <w:rPr>
          <w:color w:val="000000" w:themeColor="text1"/>
        </w:rPr>
        <w:t xml:space="preserve"> </w:t>
      </w:r>
    </w:p>
    <w:p w14:paraId="39226F90" w14:textId="23B359DD" w:rsidR="00FA17BF" w:rsidRDefault="00FA17BF">
      <w:pPr>
        <w:rPr>
          <w:rFonts w:ascii="Century Schoolbook" w:hAnsi="Century Schoolbook"/>
        </w:rPr>
      </w:pPr>
    </w:p>
    <w:p w14:paraId="05960C36" w14:textId="328B2E2E" w:rsidR="00616014" w:rsidRDefault="002B687C">
      <w:pPr>
        <w:rPr>
          <w:rFonts w:ascii="Century Schoolbook" w:hAnsi="Century Schoolbook"/>
        </w:rPr>
      </w:pPr>
      <w:r>
        <w:rPr>
          <w:noProof/>
        </w:rPr>
        <w:drawing>
          <wp:anchor distT="0" distB="0" distL="114300" distR="114300" simplePos="0" relativeHeight="251658255" behindDoc="0" locked="0" layoutInCell="1" allowOverlap="1" wp14:anchorId="29308517" wp14:editId="14DF8828">
            <wp:simplePos x="0" y="0"/>
            <wp:positionH relativeFrom="column">
              <wp:posOffset>883567</wp:posOffset>
            </wp:positionH>
            <wp:positionV relativeFrom="paragraph">
              <wp:posOffset>19685</wp:posOffset>
            </wp:positionV>
            <wp:extent cx="4244400" cy="1645200"/>
            <wp:effectExtent l="0" t="0" r="0" b="6350"/>
            <wp:wrapNone/>
            <wp:docPr id="25" name="Picture 15499722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49972208"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244400" cy="1645200"/>
                    </a:xfrm>
                    <a:prstGeom prst="rect">
                      <a:avLst/>
                    </a:prstGeom>
                  </pic:spPr>
                </pic:pic>
              </a:graphicData>
            </a:graphic>
            <wp14:sizeRelH relativeFrom="margin">
              <wp14:pctWidth>0</wp14:pctWidth>
            </wp14:sizeRelH>
            <wp14:sizeRelV relativeFrom="margin">
              <wp14:pctHeight>0</wp14:pctHeight>
            </wp14:sizeRelV>
          </wp:anchor>
        </w:drawing>
      </w:r>
    </w:p>
    <w:p w14:paraId="27E9B8AF" w14:textId="20776BB6" w:rsidR="00616014" w:rsidRDefault="00616014" w:rsidP="00616014">
      <w:pPr>
        <w:rPr>
          <w:rFonts w:ascii="Century Schoolbook" w:hAnsi="Century Schoolbook"/>
        </w:rPr>
      </w:pPr>
    </w:p>
    <w:p w14:paraId="206BE628" w14:textId="6669597B" w:rsidR="002B687C" w:rsidRDefault="002B687C" w:rsidP="00616014">
      <w:pPr>
        <w:rPr>
          <w:rFonts w:ascii="Century Schoolbook" w:hAnsi="Century Schoolbook"/>
        </w:rPr>
      </w:pPr>
    </w:p>
    <w:p w14:paraId="729AB26D" w14:textId="33BBEB45" w:rsidR="002B687C" w:rsidRDefault="002B687C" w:rsidP="00616014">
      <w:pPr>
        <w:rPr>
          <w:rFonts w:ascii="Century Schoolbook" w:hAnsi="Century Schoolbook"/>
        </w:rPr>
      </w:pPr>
    </w:p>
    <w:p w14:paraId="4B3D90A8" w14:textId="13E347AA" w:rsidR="002B687C" w:rsidRDefault="002B687C" w:rsidP="00616014">
      <w:pPr>
        <w:rPr>
          <w:rFonts w:ascii="Century Schoolbook" w:hAnsi="Century Schoolbook"/>
        </w:rPr>
      </w:pPr>
    </w:p>
    <w:p w14:paraId="1140F4F1" w14:textId="04016D2A" w:rsidR="002B687C" w:rsidRDefault="002B687C" w:rsidP="00616014">
      <w:pPr>
        <w:rPr>
          <w:rFonts w:ascii="Century Schoolbook" w:hAnsi="Century Schoolbook"/>
        </w:rPr>
      </w:pPr>
    </w:p>
    <w:p w14:paraId="45C58CCB" w14:textId="46B72BDA" w:rsidR="002B687C" w:rsidRDefault="002B687C" w:rsidP="00616014">
      <w:pPr>
        <w:rPr>
          <w:rFonts w:ascii="Century Schoolbook" w:hAnsi="Century Schoolbook"/>
        </w:rPr>
      </w:pPr>
    </w:p>
    <w:p w14:paraId="7C1A1771" w14:textId="100254AC" w:rsidR="002B687C" w:rsidRDefault="002B687C" w:rsidP="00616014">
      <w:pPr>
        <w:rPr>
          <w:rFonts w:ascii="Century Schoolbook" w:hAnsi="Century Schoolbook"/>
        </w:rPr>
      </w:pPr>
    </w:p>
    <w:p w14:paraId="4476FF75" w14:textId="3BA37512" w:rsidR="002B687C" w:rsidRDefault="002B687C" w:rsidP="00616014">
      <w:pPr>
        <w:rPr>
          <w:rFonts w:ascii="Century Schoolbook" w:hAnsi="Century Schoolbook"/>
        </w:rPr>
      </w:pPr>
    </w:p>
    <w:p w14:paraId="08CF0E35" w14:textId="0A60B27E" w:rsidR="007B3FA7" w:rsidRDefault="007B3FA7" w:rsidP="00616014">
      <w:pPr>
        <w:rPr>
          <w:rFonts w:ascii="Century Schoolbook" w:hAnsi="Century Schoolbook"/>
        </w:rPr>
      </w:pPr>
    </w:p>
    <w:p w14:paraId="3AAC37D5" w14:textId="7BE6B8B9" w:rsidR="007B3FA7" w:rsidRDefault="007B3FA7" w:rsidP="00616014">
      <w:pPr>
        <w:rPr>
          <w:rFonts w:ascii="Century Schoolbook" w:hAnsi="Century Schoolbook"/>
        </w:rPr>
      </w:pPr>
    </w:p>
    <w:p w14:paraId="5D4982F2" w14:textId="33C0FFD1" w:rsidR="007B3FA7" w:rsidRDefault="00B8015C" w:rsidP="00A327EE">
      <w:pPr>
        <w:pStyle w:val="Paragraphedeliste"/>
        <w:numPr>
          <w:ilvl w:val="0"/>
          <w:numId w:val="1"/>
        </w:numPr>
        <w:jc w:val="both"/>
        <w:rPr>
          <w:b/>
          <w:bCs/>
          <w:sz w:val="28"/>
          <w:szCs w:val="28"/>
        </w:rPr>
      </w:pPr>
      <w:r w:rsidRPr="00843D54">
        <w:rPr>
          <w:b/>
          <w:bCs/>
          <w:sz w:val="28"/>
          <w:szCs w:val="28"/>
        </w:rPr>
        <w:t>Détecter le passage de chaque pièce dans chaque tube</w:t>
      </w:r>
    </w:p>
    <w:p w14:paraId="0E22D31D" w14:textId="25E7CC5F" w:rsidR="00060847" w:rsidRDefault="00060847" w:rsidP="00A327EE">
      <w:pPr>
        <w:jc w:val="both"/>
        <w:rPr>
          <w:b/>
          <w:bCs/>
          <w:sz w:val="28"/>
          <w:szCs w:val="28"/>
        </w:rPr>
      </w:pPr>
    </w:p>
    <w:p w14:paraId="38AF87DF" w14:textId="31243CEE" w:rsidR="00156177" w:rsidRDefault="00060847" w:rsidP="00A327EE">
      <w:pPr>
        <w:jc w:val="both"/>
      </w:pPr>
      <w:r>
        <w:t xml:space="preserve">Nous avons observé plusieurs solutions pour la détection des pièces. Certains utilisent des capteurs de force ou de pression et d’autres utilisent des capteurs infrarouges. </w:t>
      </w:r>
      <w:r w:rsidR="0045558F">
        <w:t>Il n’y a pas de solution évidente puisque chacune possède des inconv</w:t>
      </w:r>
      <w:r w:rsidR="001A111A">
        <w:t xml:space="preserve">énients. Les capteurs de force et pression doivent être très précis pour détecter </w:t>
      </w:r>
      <w:r w:rsidR="007B7A8D">
        <w:t>lorsqu’une</w:t>
      </w:r>
      <w:r w:rsidR="001A111A">
        <w:t xml:space="preserve"> nouvelle pièce tombe dans le tube</w:t>
      </w:r>
      <w:r w:rsidR="007B7A8D">
        <w:t xml:space="preserve"> mais ils ont pour avantage d’être facile à installer puisqu’il faut juste les placer sous les tubes. Le capteur infrarouge </w:t>
      </w:r>
      <w:r w:rsidR="000E5961">
        <w:t>peut ne pas bien fonctionner si lorsque la pièce tombe elle tourne</w:t>
      </w:r>
      <w:r w:rsidR="00FC34BB">
        <w:t xml:space="preserve"> </w:t>
      </w:r>
      <w:r w:rsidR="00FC34BB">
        <w:t>puisque le détecteur détecterait alors plusieurs passages</w:t>
      </w:r>
      <w:r w:rsidR="00FD7DC2">
        <w:t>, ou bien si la pièce passe trop vite devant le détecteur puisqu’il n’aurait alors pas le temps de la détecter</w:t>
      </w:r>
      <w:r w:rsidR="00A10FF3">
        <w:t xml:space="preserve">. Il faut également que la pièce soit à </w:t>
      </w:r>
      <w:r w:rsidR="004F162C">
        <w:t xml:space="preserve">une distance du capteur </w:t>
      </w:r>
      <w:r w:rsidR="00156177">
        <w:t>d’entre</w:t>
      </w:r>
      <w:r w:rsidR="00A10FF3">
        <w:t xml:space="preserve"> 1mm et 2cm</w:t>
      </w:r>
      <w:r w:rsidR="00AD7F0D">
        <w:t xml:space="preserve"> sinon il n’est pas capable de la détecter.</w:t>
      </w:r>
    </w:p>
    <w:p w14:paraId="27BBD076" w14:textId="77777777" w:rsidR="00156177" w:rsidRDefault="00156177" w:rsidP="00A327EE">
      <w:pPr>
        <w:jc w:val="both"/>
      </w:pPr>
    </w:p>
    <w:p w14:paraId="357DD713" w14:textId="7867A362" w:rsidR="007B7A8D" w:rsidRDefault="00156177" w:rsidP="00A327EE">
      <w:pPr>
        <w:jc w:val="both"/>
        <w:rPr>
          <w:color w:val="000000" w:themeColor="text1"/>
        </w:rPr>
      </w:pPr>
      <w:r w:rsidRPr="00AE24D4">
        <w:rPr>
          <w:b/>
          <w:bCs/>
          <w:color w:val="0070C0"/>
        </w:rPr>
        <w:t>Choix final :</w:t>
      </w:r>
      <w:r>
        <w:rPr>
          <w:b/>
          <w:bCs/>
          <w:color w:val="0070C0"/>
        </w:rPr>
        <w:t xml:space="preserve"> </w:t>
      </w:r>
      <w:r>
        <w:rPr>
          <w:color w:val="000000" w:themeColor="text1"/>
        </w:rPr>
        <w:t>Nous avons opté pour le capteur infrarouge</w:t>
      </w:r>
      <w:r w:rsidR="00647D70">
        <w:rPr>
          <w:color w:val="000000" w:themeColor="text1"/>
        </w:rPr>
        <w:t xml:space="preserve"> </w:t>
      </w:r>
      <w:r w:rsidR="004721F0">
        <w:rPr>
          <w:color w:val="000000" w:themeColor="text1"/>
        </w:rPr>
        <w:t>et avons trouvé des solutions aux inconvénients</w:t>
      </w:r>
      <w:r w:rsidR="009F54FA">
        <w:rPr>
          <w:color w:val="000000" w:themeColor="text1"/>
        </w:rPr>
        <w:t xml:space="preserve">. Pour que la pièce ne tourne pas, nous n’allons pas la faire tomber directement dans le tube. Elle glissera </w:t>
      </w:r>
      <w:r w:rsidR="00CA1610">
        <w:rPr>
          <w:color w:val="000000" w:themeColor="text1"/>
        </w:rPr>
        <w:t>dans un tunnel en carton</w:t>
      </w:r>
      <w:r w:rsidR="004F63DF">
        <w:rPr>
          <w:color w:val="000000" w:themeColor="text1"/>
        </w:rPr>
        <w:t xml:space="preserve"> </w:t>
      </w:r>
      <w:r w:rsidR="00526445">
        <w:rPr>
          <w:color w:val="000000" w:themeColor="text1"/>
        </w:rPr>
        <w:t xml:space="preserve">de moins de 2cm de hauteur </w:t>
      </w:r>
      <w:r w:rsidR="004F63DF">
        <w:rPr>
          <w:color w:val="000000" w:themeColor="text1"/>
        </w:rPr>
        <w:t xml:space="preserve">avant de tomber dans le tube. Ce passage dans le tunnel va permettre la détection : </w:t>
      </w:r>
      <w:r w:rsidR="00526445">
        <w:rPr>
          <w:color w:val="000000" w:themeColor="text1"/>
        </w:rPr>
        <w:t xml:space="preserve">nous allons coller le capteur infrarouge </w:t>
      </w:r>
      <w:r w:rsidR="009C69B2">
        <w:rPr>
          <w:color w:val="000000" w:themeColor="text1"/>
        </w:rPr>
        <w:t>sur</w:t>
      </w:r>
      <w:r w:rsidR="00834BC5">
        <w:rPr>
          <w:color w:val="000000" w:themeColor="text1"/>
        </w:rPr>
        <w:t xml:space="preserve"> </w:t>
      </w:r>
      <w:r w:rsidR="009C69B2">
        <w:rPr>
          <w:color w:val="000000" w:themeColor="text1"/>
        </w:rPr>
        <w:t>l’intérieur du « toit » du tunnel</w:t>
      </w:r>
      <w:r w:rsidR="00325E17">
        <w:rPr>
          <w:color w:val="000000" w:themeColor="text1"/>
        </w:rPr>
        <w:t xml:space="preserve">. </w:t>
      </w:r>
    </w:p>
    <w:p w14:paraId="3AF3CC21" w14:textId="35EAECA0" w:rsidR="00695274" w:rsidRDefault="00695274" w:rsidP="00A327EE">
      <w:pPr>
        <w:jc w:val="both"/>
        <w:rPr>
          <w:color w:val="000000" w:themeColor="text1"/>
        </w:rPr>
      </w:pPr>
    </w:p>
    <w:p w14:paraId="1084796A" w14:textId="1723C480" w:rsidR="00695274" w:rsidRDefault="00695274" w:rsidP="00A327EE">
      <w:pPr>
        <w:jc w:val="both"/>
        <w:rPr>
          <w:color w:val="000000" w:themeColor="text1"/>
        </w:rPr>
      </w:pPr>
    </w:p>
    <w:p w14:paraId="5236257C" w14:textId="77777777" w:rsidR="00A327EE" w:rsidRDefault="00A327EE" w:rsidP="00A327EE">
      <w:pPr>
        <w:jc w:val="both"/>
        <w:rPr>
          <w:color w:val="000000" w:themeColor="text1"/>
        </w:rPr>
      </w:pPr>
    </w:p>
    <w:p w14:paraId="24217D1B" w14:textId="7A920C4F" w:rsidR="7D4493B8" w:rsidRDefault="7D4493B8" w:rsidP="00A327EE">
      <w:pPr>
        <w:jc w:val="both"/>
        <w:rPr>
          <w:color w:val="000000" w:themeColor="text1"/>
        </w:rPr>
      </w:pPr>
    </w:p>
    <w:p w14:paraId="49BCFE48" w14:textId="2A3CD5C8" w:rsidR="00695274" w:rsidRDefault="00695274" w:rsidP="00A327EE">
      <w:pPr>
        <w:pStyle w:val="Paragraphedeliste"/>
        <w:numPr>
          <w:ilvl w:val="0"/>
          <w:numId w:val="1"/>
        </w:numPr>
        <w:jc w:val="both"/>
        <w:rPr>
          <w:b/>
          <w:bCs/>
          <w:color w:val="000000" w:themeColor="text1"/>
          <w:sz w:val="28"/>
          <w:szCs w:val="28"/>
        </w:rPr>
      </w:pPr>
      <w:r w:rsidRPr="00695274">
        <w:rPr>
          <w:b/>
          <w:bCs/>
          <w:color w:val="000000" w:themeColor="text1"/>
          <w:sz w:val="28"/>
          <w:szCs w:val="28"/>
        </w:rPr>
        <w:lastRenderedPageBreak/>
        <w:t>Calcul du rendu de monnaie le plus optimal</w:t>
      </w:r>
    </w:p>
    <w:p w14:paraId="7AE21FB6" w14:textId="3C97B3F3" w:rsidR="00695274" w:rsidRDefault="00695274" w:rsidP="00A327EE">
      <w:pPr>
        <w:jc w:val="both"/>
        <w:rPr>
          <w:b/>
          <w:bCs/>
          <w:color w:val="000000" w:themeColor="text1"/>
          <w:sz w:val="28"/>
          <w:szCs w:val="28"/>
        </w:rPr>
      </w:pPr>
    </w:p>
    <w:p w14:paraId="1A9AAFC1" w14:textId="77777777" w:rsidR="00904F6E" w:rsidRDefault="00695274" w:rsidP="00A327EE">
      <w:pPr>
        <w:jc w:val="both"/>
        <w:rPr>
          <w:color w:val="000000" w:themeColor="text1"/>
        </w:rPr>
      </w:pPr>
      <w:r>
        <w:rPr>
          <w:color w:val="000000" w:themeColor="text1"/>
        </w:rPr>
        <w:t xml:space="preserve">Nous ne sommes pas </w:t>
      </w:r>
      <w:r w:rsidR="00F50327">
        <w:rPr>
          <w:color w:val="000000" w:themeColor="text1"/>
        </w:rPr>
        <w:t>intéressés</w:t>
      </w:r>
      <w:r>
        <w:rPr>
          <w:color w:val="000000" w:themeColor="text1"/>
        </w:rPr>
        <w:t xml:space="preserve"> à cette partie dans nos recherches</w:t>
      </w:r>
      <w:r w:rsidR="00F50327">
        <w:rPr>
          <w:color w:val="000000" w:themeColor="text1"/>
        </w:rPr>
        <w:t xml:space="preserve"> puisque c’est uniquement du codage. </w:t>
      </w:r>
      <w:r w:rsidR="00676AF1">
        <w:rPr>
          <w:color w:val="000000" w:themeColor="text1"/>
        </w:rPr>
        <w:t xml:space="preserve">Une fois que toutes les pièces auront été détectées et seront tombées dans les tubes, </w:t>
      </w:r>
      <w:r w:rsidR="008E7365">
        <w:rPr>
          <w:color w:val="000000" w:themeColor="text1"/>
        </w:rPr>
        <w:t xml:space="preserve">il faudra </w:t>
      </w:r>
      <w:r w:rsidR="00C51B82">
        <w:rPr>
          <w:color w:val="000000" w:themeColor="text1"/>
        </w:rPr>
        <w:t xml:space="preserve">calculer la somme totale que l’utilisateur aura donné et en fonction </w:t>
      </w:r>
      <w:r w:rsidR="00904F6E">
        <w:rPr>
          <w:color w:val="000000" w:themeColor="text1"/>
        </w:rPr>
        <w:t xml:space="preserve">du résultat il y aura trois possibilités : </w:t>
      </w:r>
    </w:p>
    <w:p w14:paraId="22DF5383" w14:textId="35CF60D1" w:rsidR="00695274" w:rsidRDefault="00904F6E" w:rsidP="00A327EE">
      <w:pPr>
        <w:pStyle w:val="Paragraphedeliste"/>
        <w:numPr>
          <w:ilvl w:val="0"/>
          <w:numId w:val="15"/>
        </w:numPr>
        <w:jc w:val="both"/>
        <w:rPr>
          <w:color w:val="000000" w:themeColor="text1"/>
        </w:rPr>
      </w:pPr>
      <w:r>
        <w:rPr>
          <w:color w:val="000000" w:themeColor="text1"/>
        </w:rPr>
        <w:t>Le montant calculé est inférieur au montant dû </w:t>
      </w:r>
      <w:r w:rsidR="000D6916" w:rsidRPr="000D6916">
        <w:rPr>
          <w:rFonts w:ascii="Wingdings" w:eastAsia="Wingdings" w:hAnsi="Wingdings" w:cs="Wingdings"/>
          <w:color w:val="000000" w:themeColor="text1"/>
        </w:rPr>
        <w:sym w:font="Wingdings" w:char="F0E0"/>
      </w:r>
      <w:r>
        <w:rPr>
          <w:color w:val="000000" w:themeColor="text1"/>
        </w:rPr>
        <w:t xml:space="preserve"> </w:t>
      </w:r>
      <w:r w:rsidR="008F6224">
        <w:rPr>
          <w:color w:val="000000" w:themeColor="text1"/>
        </w:rPr>
        <w:t xml:space="preserve">il faut informer le client </w:t>
      </w:r>
      <w:r w:rsidR="00436ABD">
        <w:rPr>
          <w:color w:val="000000" w:themeColor="text1"/>
        </w:rPr>
        <w:t xml:space="preserve">(grâce à l’écran LCD) qu’il faut qu’il insère </w:t>
      </w:r>
      <w:r w:rsidR="004E020A">
        <w:rPr>
          <w:color w:val="000000" w:themeColor="text1"/>
        </w:rPr>
        <w:t xml:space="preserve">à nouveau de l’argent dans la machine. </w:t>
      </w:r>
    </w:p>
    <w:p w14:paraId="6FC1F6C8" w14:textId="0695321C" w:rsidR="00CE3D66" w:rsidRDefault="00CE3D66" w:rsidP="00A327EE">
      <w:pPr>
        <w:pStyle w:val="Paragraphedeliste"/>
        <w:numPr>
          <w:ilvl w:val="0"/>
          <w:numId w:val="15"/>
        </w:numPr>
        <w:jc w:val="both"/>
        <w:rPr>
          <w:color w:val="000000" w:themeColor="text1"/>
        </w:rPr>
      </w:pPr>
      <w:r>
        <w:rPr>
          <w:color w:val="000000" w:themeColor="text1"/>
        </w:rPr>
        <w:t>Le montant calculé est éga</w:t>
      </w:r>
      <w:r w:rsidR="00C740E5">
        <w:rPr>
          <w:color w:val="000000" w:themeColor="text1"/>
        </w:rPr>
        <w:t xml:space="preserve">l au montant dû </w:t>
      </w:r>
      <w:r w:rsidR="001567BA" w:rsidRPr="001567BA">
        <w:rPr>
          <w:rFonts w:ascii="Wingdings" w:eastAsia="Wingdings" w:hAnsi="Wingdings" w:cs="Wingdings"/>
          <w:color w:val="000000" w:themeColor="text1"/>
        </w:rPr>
        <w:sym w:font="Wingdings" w:char="F0E0"/>
      </w:r>
      <w:r w:rsidR="001567BA">
        <w:rPr>
          <w:color w:val="000000" w:themeColor="text1"/>
        </w:rPr>
        <w:t xml:space="preserve"> on indique au client que </w:t>
      </w:r>
      <w:r w:rsidR="002E156E">
        <w:rPr>
          <w:color w:val="000000" w:themeColor="text1"/>
        </w:rPr>
        <w:t>l</w:t>
      </w:r>
      <w:r w:rsidR="00C42E93">
        <w:rPr>
          <w:color w:val="000000" w:themeColor="text1"/>
        </w:rPr>
        <w:t>a machine a bien reçu le montant exact.</w:t>
      </w:r>
    </w:p>
    <w:p w14:paraId="24B003E3" w14:textId="14DF7EEB" w:rsidR="00C42E93" w:rsidRPr="00904F6E" w:rsidRDefault="00C42E93" w:rsidP="00A327EE">
      <w:pPr>
        <w:pStyle w:val="Paragraphedeliste"/>
        <w:numPr>
          <w:ilvl w:val="0"/>
          <w:numId w:val="15"/>
        </w:numPr>
        <w:jc w:val="both"/>
        <w:rPr>
          <w:color w:val="000000" w:themeColor="text1"/>
        </w:rPr>
      </w:pPr>
      <w:r>
        <w:rPr>
          <w:color w:val="000000" w:themeColor="text1"/>
        </w:rPr>
        <w:t xml:space="preserve">Le </w:t>
      </w:r>
      <w:r w:rsidR="00D46C84">
        <w:rPr>
          <w:color w:val="000000" w:themeColor="text1"/>
        </w:rPr>
        <w:t>montant est calculé est supérieur au montant dû </w:t>
      </w:r>
      <w:r w:rsidR="00D46C84" w:rsidRPr="00D46C84">
        <w:rPr>
          <w:rFonts w:ascii="Wingdings" w:eastAsia="Wingdings" w:hAnsi="Wingdings" w:cs="Wingdings"/>
          <w:color w:val="000000" w:themeColor="text1"/>
        </w:rPr>
        <w:t>à</w:t>
      </w:r>
      <w:r w:rsidR="00D46C84">
        <w:rPr>
          <w:color w:val="000000" w:themeColor="text1"/>
        </w:rPr>
        <w:t xml:space="preserve"> </w:t>
      </w:r>
      <w:r w:rsidR="00BF77B4">
        <w:rPr>
          <w:color w:val="000000" w:themeColor="text1"/>
        </w:rPr>
        <w:t xml:space="preserve">on fait la différence entre le montant calculé et le montant dû pour obtenir la somme que l’on doit rendre puis un algorithme que nous allons créer va permettre de calculer </w:t>
      </w:r>
      <w:r w:rsidR="00E87581">
        <w:rPr>
          <w:color w:val="000000" w:themeColor="text1"/>
        </w:rPr>
        <w:t>combien on doit rendre de chaque pièce,</w:t>
      </w:r>
      <w:r w:rsidR="00E567C2">
        <w:rPr>
          <w:color w:val="000000" w:themeColor="text1"/>
        </w:rPr>
        <w:t xml:space="preserve"> en ayant connaissance du </w:t>
      </w:r>
      <w:r w:rsidR="007153A3">
        <w:rPr>
          <w:color w:val="000000" w:themeColor="text1"/>
        </w:rPr>
        <w:t xml:space="preserve">stock de </w:t>
      </w:r>
      <w:r w:rsidR="00B26EF0">
        <w:rPr>
          <w:color w:val="000000" w:themeColor="text1"/>
        </w:rPr>
        <w:t xml:space="preserve">chaque valeur de </w:t>
      </w:r>
      <w:r w:rsidR="007153A3">
        <w:rPr>
          <w:color w:val="000000" w:themeColor="text1"/>
        </w:rPr>
        <w:t>p</w:t>
      </w:r>
      <w:r w:rsidR="00B26EF0">
        <w:rPr>
          <w:color w:val="000000" w:themeColor="text1"/>
        </w:rPr>
        <w:t>ièces</w:t>
      </w:r>
      <w:r w:rsidR="001B25C2">
        <w:rPr>
          <w:color w:val="000000" w:themeColor="text1"/>
        </w:rPr>
        <w:t xml:space="preserve">, </w:t>
      </w:r>
      <w:r w:rsidR="00E87581">
        <w:rPr>
          <w:color w:val="000000" w:themeColor="text1"/>
        </w:rPr>
        <w:t xml:space="preserve">le but étant de rendre le moins </w:t>
      </w:r>
      <w:r w:rsidR="00924F53">
        <w:rPr>
          <w:color w:val="000000" w:themeColor="text1"/>
        </w:rPr>
        <w:t xml:space="preserve">de pièce possible au client. </w:t>
      </w:r>
    </w:p>
    <w:p w14:paraId="71A11334" w14:textId="46D1066A" w:rsidR="40DFB96B" w:rsidRDefault="40DFB96B" w:rsidP="00A327EE">
      <w:pPr>
        <w:jc w:val="both"/>
        <w:rPr>
          <w:color w:val="000000" w:themeColor="text1"/>
        </w:rPr>
      </w:pPr>
    </w:p>
    <w:p w14:paraId="2E24B117" w14:textId="23A2B17E" w:rsidR="40DFB96B" w:rsidRPr="00491DE3" w:rsidRDefault="00491DE3" w:rsidP="00A327EE">
      <w:pPr>
        <w:pStyle w:val="Paragraphedeliste"/>
        <w:numPr>
          <w:ilvl w:val="0"/>
          <w:numId w:val="1"/>
        </w:numPr>
        <w:jc w:val="both"/>
        <w:rPr>
          <w:b/>
          <w:bCs/>
          <w:color w:val="000000" w:themeColor="text1"/>
          <w:sz w:val="28"/>
          <w:szCs w:val="28"/>
        </w:rPr>
      </w:pPr>
      <w:r w:rsidRPr="00491DE3">
        <w:rPr>
          <w:b/>
          <w:bCs/>
          <w:color w:val="000000" w:themeColor="text1"/>
          <w:sz w:val="28"/>
          <w:szCs w:val="28"/>
        </w:rPr>
        <w:t>Rendre la monnaie au client</w:t>
      </w:r>
    </w:p>
    <w:p w14:paraId="4DF61CE2" w14:textId="5B75D739" w:rsidR="40DFB96B" w:rsidRDefault="40DFB96B" w:rsidP="00A327EE">
      <w:pPr>
        <w:jc w:val="both"/>
        <w:rPr>
          <w:color w:val="000000" w:themeColor="text1"/>
        </w:rPr>
      </w:pPr>
    </w:p>
    <w:p w14:paraId="4DC98F65" w14:textId="6FD64025" w:rsidR="00491DE3" w:rsidRDefault="00491DE3" w:rsidP="00A327EE">
      <w:pPr>
        <w:jc w:val="both"/>
        <w:rPr>
          <w:color w:val="000000" w:themeColor="text1"/>
        </w:rPr>
      </w:pPr>
      <w:r>
        <w:rPr>
          <w:color w:val="000000" w:themeColor="text1"/>
        </w:rPr>
        <w:t xml:space="preserve">Nous avons </w:t>
      </w:r>
      <w:r w:rsidR="00C22C96">
        <w:rPr>
          <w:color w:val="000000" w:themeColor="text1"/>
        </w:rPr>
        <w:t>vu deux différentes manières de rendre la monnaie au client</w:t>
      </w:r>
      <w:r w:rsidR="00B65C7E">
        <w:rPr>
          <w:color w:val="000000" w:themeColor="text1"/>
        </w:rPr>
        <w:t xml:space="preserve"> mais les deux se ressemblent tout de même</w:t>
      </w:r>
      <w:r w:rsidR="00C22C96">
        <w:rPr>
          <w:color w:val="000000" w:themeColor="text1"/>
        </w:rPr>
        <w:t xml:space="preserve">. Le concept général est d’arriver à sortir une seule pièce </w:t>
      </w:r>
      <w:r w:rsidR="00F8538B">
        <w:rPr>
          <w:color w:val="000000" w:themeColor="text1"/>
        </w:rPr>
        <w:t xml:space="preserve">des tubes et </w:t>
      </w:r>
      <w:r w:rsidR="00846784">
        <w:rPr>
          <w:color w:val="000000" w:themeColor="text1"/>
        </w:rPr>
        <w:t xml:space="preserve">non pas tout ce que le tube contient. </w:t>
      </w:r>
      <w:r w:rsidR="00847F8E">
        <w:rPr>
          <w:color w:val="000000" w:themeColor="text1"/>
        </w:rPr>
        <w:t>Dans les deux systèmes que nous avons analysés,</w:t>
      </w:r>
      <w:r w:rsidR="00652D6E">
        <w:rPr>
          <w:color w:val="000000" w:themeColor="text1"/>
        </w:rPr>
        <w:t xml:space="preserve"> c’est un système avec un </w:t>
      </w:r>
      <w:proofErr w:type="spellStart"/>
      <w:r w:rsidR="00652D6E">
        <w:rPr>
          <w:color w:val="000000" w:themeColor="text1"/>
        </w:rPr>
        <w:t>servo-moteur</w:t>
      </w:r>
      <w:proofErr w:type="spellEnd"/>
      <w:r w:rsidR="00652D6E">
        <w:rPr>
          <w:color w:val="000000" w:themeColor="text1"/>
        </w:rPr>
        <w:t xml:space="preserve"> et </w:t>
      </w:r>
      <w:r w:rsidR="00816750">
        <w:rPr>
          <w:color w:val="000000" w:themeColor="text1"/>
        </w:rPr>
        <w:t xml:space="preserve">un système de glissière </w:t>
      </w:r>
      <w:r w:rsidR="009B5337">
        <w:rPr>
          <w:color w:val="000000" w:themeColor="text1"/>
        </w:rPr>
        <w:t xml:space="preserve">pour permettre de pousser les pièces. </w:t>
      </w:r>
    </w:p>
    <w:p w14:paraId="6F0B0B16" w14:textId="77777777" w:rsidR="0057799F" w:rsidRDefault="0057799F" w:rsidP="00A327EE">
      <w:pPr>
        <w:jc w:val="both"/>
        <w:rPr>
          <w:color w:val="000000" w:themeColor="text1"/>
        </w:rPr>
      </w:pPr>
    </w:p>
    <w:p w14:paraId="784160A7" w14:textId="2483C85C" w:rsidR="40DFB96B" w:rsidRPr="00CB0A23" w:rsidRDefault="0009218D" w:rsidP="00A327EE">
      <w:pPr>
        <w:jc w:val="both"/>
        <w:rPr>
          <w:color w:val="000000" w:themeColor="text1"/>
        </w:rPr>
      </w:pPr>
      <w:r w:rsidRPr="00AE24D4">
        <w:rPr>
          <w:b/>
          <w:bCs/>
          <w:color w:val="0070C0"/>
        </w:rPr>
        <w:t>Choix final :</w:t>
      </w:r>
      <w:r w:rsidR="00CB0A23">
        <w:rPr>
          <w:b/>
          <w:bCs/>
          <w:color w:val="0070C0"/>
        </w:rPr>
        <w:t xml:space="preserve"> </w:t>
      </w:r>
      <w:r w:rsidR="002D09C4">
        <w:rPr>
          <w:color w:val="000000" w:themeColor="text1"/>
        </w:rPr>
        <w:t xml:space="preserve">Nous allons </w:t>
      </w:r>
      <w:r w:rsidR="00B65C7E">
        <w:rPr>
          <w:color w:val="000000" w:themeColor="text1"/>
        </w:rPr>
        <w:t xml:space="preserve">reprendre le système de la </w:t>
      </w:r>
      <w:proofErr w:type="spellStart"/>
      <w:r w:rsidR="00B65C7E">
        <w:rPr>
          <w:color w:val="000000" w:themeColor="text1"/>
        </w:rPr>
        <w:t>SmartCash</w:t>
      </w:r>
      <w:proofErr w:type="spellEnd"/>
      <w:r w:rsidR="00B65C7E">
        <w:rPr>
          <w:color w:val="000000" w:themeColor="text1"/>
        </w:rPr>
        <w:t xml:space="preserve"> puisqu’il permet de gérer huit tubes différents contrairement au mo</w:t>
      </w:r>
      <w:r w:rsidR="007F39D8">
        <w:rPr>
          <w:color w:val="000000" w:themeColor="text1"/>
        </w:rPr>
        <w:t xml:space="preserve">nnayeur qui ne peut en gérer que deux. </w:t>
      </w:r>
    </w:p>
    <w:p w14:paraId="55D19E99" w14:textId="46D1066A" w:rsidR="40DFB96B" w:rsidRDefault="40DFB96B" w:rsidP="00A327EE">
      <w:pPr>
        <w:jc w:val="both"/>
        <w:rPr>
          <w:color w:val="000000" w:themeColor="text1"/>
        </w:rPr>
      </w:pPr>
    </w:p>
    <w:p w14:paraId="0F9BDE9C" w14:textId="46D1066A" w:rsidR="40DFB96B" w:rsidRDefault="40DFB96B" w:rsidP="00A327EE">
      <w:pPr>
        <w:jc w:val="both"/>
        <w:rPr>
          <w:color w:val="000000" w:themeColor="text1"/>
        </w:rPr>
      </w:pPr>
    </w:p>
    <w:p w14:paraId="133E13A3" w14:textId="4300122F" w:rsidR="40DFB96B" w:rsidRDefault="40DFB96B" w:rsidP="00A327EE">
      <w:pPr>
        <w:jc w:val="both"/>
        <w:rPr>
          <w:color w:val="000000" w:themeColor="text1"/>
        </w:rPr>
      </w:pPr>
    </w:p>
    <w:p w14:paraId="74C67B59" w14:textId="77777777" w:rsidR="00D37B11" w:rsidRDefault="00D37B11" w:rsidP="00A327EE">
      <w:pPr>
        <w:jc w:val="both"/>
        <w:rPr>
          <w:color w:val="000000" w:themeColor="text1"/>
        </w:rPr>
      </w:pPr>
    </w:p>
    <w:p w14:paraId="755759B5" w14:textId="09FBBD1C" w:rsidR="40DFB96B" w:rsidRDefault="40DFB96B" w:rsidP="40DFB96B">
      <w:pPr>
        <w:rPr>
          <w:b/>
          <w:bCs/>
          <w:color w:val="C00000"/>
          <w:sz w:val="36"/>
          <w:szCs w:val="36"/>
        </w:rPr>
      </w:pPr>
    </w:p>
    <w:p w14:paraId="1992831D" w14:textId="24BCA765" w:rsidR="00F23AA8" w:rsidRDefault="00F23AA8" w:rsidP="40DFB96B">
      <w:pPr>
        <w:rPr>
          <w:b/>
          <w:bCs/>
          <w:color w:val="C00000"/>
          <w:sz w:val="36"/>
          <w:szCs w:val="36"/>
        </w:rPr>
      </w:pPr>
    </w:p>
    <w:p w14:paraId="746EA431" w14:textId="539DF3D5" w:rsidR="00F23AA8" w:rsidRDefault="00F23AA8" w:rsidP="40DFB96B">
      <w:pPr>
        <w:rPr>
          <w:b/>
          <w:bCs/>
          <w:color w:val="C00000"/>
          <w:sz w:val="36"/>
          <w:szCs w:val="36"/>
        </w:rPr>
      </w:pPr>
    </w:p>
    <w:p w14:paraId="6DA0168E" w14:textId="318E402B" w:rsidR="00F23AA8" w:rsidRDefault="00F23AA8" w:rsidP="40DFB96B">
      <w:pPr>
        <w:rPr>
          <w:b/>
          <w:bCs/>
          <w:color w:val="C00000"/>
          <w:sz w:val="36"/>
          <w:szCs w:val="36"/>
        </w:rPr>
      </w:pPr>
    </w:p>
    <w:p w14:paraId="394091C1" w14:textId="7D2474AC" w:rsidR="00F23AA8" w:rsidRDefault="00F23AA8" w:rsidP="40DFB96B">
      <w:pPr>
        <w:rPr>
          <w:b/>
          <w:bCs/>
          <w:color w:val="C00000"/>
          <w:sz w:val="36"/>
          <w:szCs w:val="36"/>
        </w:rPr>
      </w:pPr>
    </w:p>
    <w:p w14:paraId="7A9CE956" w14:textId="70B07602" w:rsidR="00F23AA8" w:rsidRDefault="00F23AA8" w:rsidP="40DFB96B">
      <w:pPr>
        <w:rPr>
          <w:b/>
          <w:bCs/>
          <w:color w:val="C00000"/>
          <w:sz w:val="36"/>
          <w:szCs w:val="36"/>
        </w:rPr>
      </w:pPr>
    </w:p>
    <w:p w14:paraId="3CAC2EFA" w14:textId="77777777" w:rsidR="00F23AA8" w:rsidRDefault="00F23AA8" w:rsidP="40DFB96B">
      <w:pPr>
        <w:rPr>
          <w:color w:val="000000" w:themeColor="text1"/>
        </w:rPr>
      </w:pPr>
    </w:p>
    <w:p w14:paraId="3951E54F" w14:textId="46D1066A" w:rsidR="40DFB96B" w:rsidRDefault="40DFB96B" w:rsidP="40DFB96B">
      <w:pPr>
        <w:rPr>
          <w:color w:val="000000" w:themeColor="text1"/>
        </w:rPr>
      </w:pPr>
    </w:p>
    <w:p w14:paraId="5F1E8841" w14:textId="46D1066A" w:rsidR="40DFB96B" w:rsidRDefault="40DFB96B" w:rsidP="40DFB96B">
      <w:pPr>
        <w:rPr>
          <w:color w:val="000000" w:themeColor="text1"/>
        </w:rPr>
      </w:pPr>
    </w:p>
    <w:p w14:paraId="4696CE54" w14:textId="46D1066A" w:rsidR="40DFB96B" w:rsidRDefault="40DFB96B" w:rsidP="40DFB96B">
      <w:pPr>
        <w:rPr>
          <w:color w:val="000000" w:themeColor="text1"/>
        </w:rPr>
      </w:pPr>
    </w:p>
    <w:p w14:paraId="2C122519" w14:textId="46D1066A" w:rsidR="40DFB96B" w:rsidRDefault="40DFB96B" w:rsidP="40DFB96B">
      <w:pPr>
        <w:rPr>
          <w:color w:val="000000" w:themeColor="text1"/>
        </w:rPr>
      </w:pPr>
    </w:p>
    <w:p w14:paraId="60426EA3" w14:textId="46D1066A" w:rsidR="40DFB96B" w:rsidRDefault="40DFB96B" w:rsidP="40DFB96B">
      <w:pPr>
        <w:rPr>
          <w:color w:val="000000" w:themeColor="text1"/>
        </w:rPr>
      </w:pPr>
    </w:p>
    <w:p w14:paraId="13911389" w14:textId="46D1066A" w:rsidR="40DFB96B" w:rsidRDefault="40DFB96B" w:rsidP="40DFB96B">
      <w:pPr>
        <w:rPr>
          <w:color w:val="000000" w:themeColor="text1"/>
        </w:rPr>
      </w:pPr>
    </w:p>
    <w:p w14:paraId="3E700FB5" w14:textId="46D1066A" w:rsidR="40DFB96B" w:rsidRDefault="40DFB96B" w:rsidP="40DFB96B">
      <w:pPr>
        <w:rPr>
          <w:color w:val="000000" w:themeColor="text1"/>
        </w:rPr>
      </w:pPr>
    </w:p>
    <w:p w14:paraId="598F0B1E" w14:textId="46D1066A" w:rsidR="40DFB96B" w:rsidRDefault="40DFB96B" w:rsidP="40DFB96B">
      <w:pPr>
        <w:rPr>
          <w:color w:val="000000" w:themeColor="text1"/>
        </w:rPr>
      </w:pPr>
    </w:p>
    <w:p w14:paraId="79C23359" w14:textId="46D1066A" w:rsidR="40DFB96B" w:rsidRDefault="40DFB96B" w:rsidP="40DFB96B">
      <w:pPr>
        <w:rPr>
          <w:color w:val="000000" w:themeColor="text1"/>
        </w:rPr>
      </w:pPr>
    </w:p>
    <w:p w14:paraId="5E9DA9E5" w14:textId="46D1066A" w:rsidR="40DFB96B" w:rsidRDefault="40DFB96B" w:rsidP="40DFB96B">
      <w:pPr>
        <w:rPr>
          <w:color w:val="000000" w:themeColor="text1"/>
        </w:rPr>
      </w:pPr>
    </w:p>
    <w:p w14:paraId="702CEA49" w14:textId="25992593" w:rsidR="40DFB96B" w:rsidRDefault="40DFB96B" w:rsidP="1EEFC360">
      <w:pPr>
        <w:rPr>
          <w:color w:val="000000" w:themeColor="text1"/>
        </w:rPr>
      </w:pPr>
    </w:p>
    <w:p w14:paraId="1DF40121" w14:textId="395D066C" w:rsidR="00BF5420" w:rsidRPr="00A327EE" w:rsidRDefault="00BF5420" w:rsidP="00BF5420">
      <w:pPr>
        <w:jc w:val="both"/>
        <w:rPr>
          <w:b/>
          <w:bCs/>
          <w:color w:val="C00000"/>
          <w:sz w:val="36"/>
          <w:szCs w:val="36"/>
        </w:rPr>
      </w:pPr>
      <w:r>
        <w:rPr>
          <w:b/>
          <w:bCs/>
          <w:color w:val="C00000"/>
          <w:sz w:val="36"/>
          <w:szCs w:val="36"/>
        </w:rPr>
        <w:lastRenderedPageBreak/>
        <w:t>Composants nécessaires à la mise en œuvre de notre projet</w:t>
      </w:r>
    </w:p>
    <w:p w14:paraId="7264DD56" w14:textId="76D07029" w:rsidR="43ABB1D3" w:rsidRDefault="43ABB1D3"/>
    <w:p w14:paraId="5B851D11" w14:textId="356BD459" w:rsidR="00D5742D" w:rsidRDefault="00BF5420">
      <w:r>
        <w:rPr>
          <w:noProof/>
        </w:rPr>
        <w:drawing>
          <wp:anchor distT="0" distB="0" distL="114300" distR="114300" simplePos="0" relativeHeight="251658260" behindDoc="0" locked="0" layoutInCell="1" allowOverlap="1" wp14:anchorId="0D50DFC4" wp14:editId="02FDCDCA">
            <wp:simplePos x="0" y="0"/>
            <wp:positionH relativeFrom="column">
              <wp:posOffset>3179445</wp:posOffset>
            </wp:positionH>
            <wp:positionV relativeFrom="paragraph">
              <wp:posOffset>23101</wp:posOffset>
            </wp:positionV>
            <wp:extent cx="2466000" cy="1857600"/>
            <wp:effectExtent l="0" t="0" r="0" b="0"/>
            <wp:wrapThrough wrapText="bothSides">
              <wp:wrapPolygon edited="0">
                <wp:start x="0" y="0"/>
                <wp:lineTo x="0" y="21415"/>
                <wp:lineTo x="21472" y="21415"/>
                <wp:lineTo x="21472" y="0"/>
                <wp:lineTo x="0" y="0"/>
              </wp:wrapPolygon>
            </wp:wrapThrough>
            <wp:docPr id="987287823" name="Picture 987287823" descr="HS-485HB Deluxe HD Ball Bearing Standard Servo | HITEC RCD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287823"/>
                    <pic:cNvPicPr/>
                  </pic:nvPicPr>
                  <pic:blipFill>
                    <a:blip r:embed="rId25">
                      <a:extLst>
                        <a:ext uri="{28A0092B-C50C-407E-A947-70E740481C1C}">
                          <a14:useLocalDpi xmlns:a14="http://schemas.microsoft.com/office/drawing/2010/main" val="0"/>
                        </a:ext>
                      </a:extLst>
                    </a:blip>
                    <a:stretch>
                      <a:fillRect/>
                    </a:stretch>
                  </pic:blipFill>
                  <pic:spPr>
                    <a:xfrm>
                      <a:off x="0" y="0"/>
                      <a:ext cx="2466000" cy="1857600"/>
                    </a:xfrm>
                    <a:prstGeom prst="rect">
                      <a:avLst/>
                    </a:prstGeom>
                  </pic:spPr>
                </pic:pic>
              </a:graphicData>
            </a:graphic>
            <wp14:sizeRelH relativeFrom="margin">
              <wp14:pctWidth>0</wp14:pctWidth>
            </wp14:sizeRelH>
            <wp14:sizeRelV relativeFrom="margin">
              <wp14:pctHeight>0</wp14:pctHeight>
            </wp14:sizeRelV>
          </wp:anchor>
        </w:drawing>
      </w:r>
    </w:p>
    <w:p w14:paraId="738B0E9A" w14:textId="5340BD0A" w:rsidR="00357C7F" w:rsidRDefault="00BF5420">
      <w:ins w:id="0" w:author="Julie Robertson">
        <w:r>
          <w:rPr>
            <w:rFonts w:eastAsia="Calibri"/>
            <w:b/>
            <w:noProof/>
          </w:rPr>
          <mc:AlternateContent>
            <mc:Choice Requires="wps">
              <w:drawing>
                <wp:anchor distT="0" distB="0" distL="114300" distR="114300" simplePos="0" relativeHeight="251658259" behindDoc="0" locked="0" layoutInCell="1" allowOverlap="1" wp14:anchorId="661BCAA9" wp14:editId="72EEC0F7">
                  <wp:simplePos x="0" y="0"/>
                  <wp:positionH relativeFrom="column">
                    <wp:posOffset>-41168</wp:posOffset>
                  </wp:positionH>
                  <wp:positionV relativeFrom="paragraph">
                    <wp:posOffset>191770</wp:posOffset>
                  </wp:positionV>
                  <wp:extent cx="2476163" cy="857756"/>
                  <wp:effectExtent l="0" t="0" r="13335" b="19050"/>
                  <wp:wrapNone/>
                  <wp:docPr id="28" name="Zone de texte 28"/>
                  <wp:cNvGraphicFramePr/>
                  <a:graphic xmlns:a="http://schemas.openxmlformats.org/drawingml/2006/main">
                    <a:graphicData uri="http://schemas.microsoft.com/office/word/2010/wordprocessingShape">
                      <wps:wsp>
                        <wps:cNvSpPr txBox="1"/>
                        <wps:spPr>
                          <a:xfrm>
                            <a:off x="0" y="0"/>
                            <a:ext cx="2476163" cy="857756"/>
                          </a:xfrm>
                          <a:prstGeom prst="rect">
                            <a:avLst/>
                          </a:prstGeom>
                          <a:solidFill>
                            <a:schemeClr val="lt1"/>
                          </a:solidFill>
                          <a:ln w="6350">
                            <a:solidFill>
                              <a:prstClr val="black"/>
                            </a:solidFill>
                          </a:ln>
                        </wps:spPr>
                        <wps:txbx>
                          <w:txbxContent>
                            <w:p w14:paraId="4103E3EF" w14:textId="3097FEAE" w:rsidR="00357C7F" w:rsidRDefault="00357C7F" w:rsidP="00357C7F">
                              <w:pPr>
                                <w:rPr>
                                  <w:rFonts w:eastAsia="Arial"/>
                                  <w:color w:val="000000" w:themeColor="text1"/>
                                </w:rPr>
                              </w:pPr>
                              <w:proofErr w:type="spellStart"/>
                              <w:r w:rsidRPr="00D5742D">
                                <w:rPr>
                                  <w:rFonts w:eastAsia="Arial"/>
                                  <w:b/>
                                  <w:color w:val="000000" w:themeColor="text1"/>
                                </w:rPr>
                                <w:t>Servo</w:t>
                              </w:r>
                              <w:proofErr w:type="spellEnd"/>
                              <w:r w:rsidRPr="00D5742D">
                                <w:rPr>
                                  <w:rFonts w:eastAsia="Arial"/>
                                  <w:b/>
                                  <w:color w:val="000000" w:themeColor="text1"/>
                                </w:rPr>
                                <w:t xml:space="preserve"> moteur</w:t>
                              </w:r>
                              <w:r w:rsidRPr="00D5742D">
                                <w:rPr>
                                  <w:rFonts w:eastAsia="Arial"/>
                                  <w:color w:val="000000" w:themeColor="text1"/>
                                </w:rPr>
                                <w:t xml:space="preserve"> : HS-485HB </w:t>
                              </w:r>
                              <w:proofErr w:type="spellStart"/>
                              <w:r w:rsidRPr="00D5742D">
                                <w:rPr>
                                  <w:rFonts w:eastAsia="Arial"/>
                                  <w:color w:val="000000" w:themeColor="text1"/>
                                </w:rPr>
                                <w:t>Servo</w:t>
                              </w:r>
                              <w:proofErr w:type="spellEnd"/>
                              <w:r w:rsidRPr="00D5742D">
                                <w:rPr>
                                  <w:rFonts w:eastAsia="Arial"/>
                                  <w:color w:val="000000" w:themeColor="text1"/>
                                </w:rPr>
                                <w:t xml:space="preserve"> </w:t>
                              </w:r>
                              <w:proofErr w:type="spellStart"/>
                              <w:r w:rsidRPr="00D5742D">
                                <w:rPr>
                                  <w:rFonts w:eastAsia="Arial"/>
                                  <w:color w:val="000000" w:themeColor="text1"/>
                                </w:rPr>
                                <w:t>Motor</w:t>
                              </w:r>
                              <w:proofErr w:type="spellEnd"/>
                              <w:r w:rsidRPr="00D5742D">
                                <w:rPr>
                                  <w:rFonts w:eastAsia="Arial"/>
                                  <w:color w:val="000000" w:themeColor="text1"/>
                                </w:rPr>
                                <w:t xml:space="preserve"> (celui de la </w:t>
                              </w:r>
                              <w:proofErr w:type="spellStart"/>
                              <w:r>
                                <w:rPr>
                                  <w:rFonts w:eastAsia="Arial"/>
                                  <w:color w:val="000000" w:themeColor="text1"/>
                                </w:rPr>
                                <w:t>S</w:t>
                              </w:r>
                              <w:r w:rsidRPr="00D5742D">
                                <w:rPr>
                                  <w:rFonts w:eastAsia="Arial"/>
                                  <w:color w:val="000000" w:themeColor="text1"/>
                                </w:rPr>
                                <w:t>mart</w:t>
                              </w:r>
                              <w:r>
                                <w:rPr>
                                  <w:rFonts w:eastAsia="Arial"/>
                                  <w:color w:val="000000" w:themeColor="text1"/>
                                </w:rPr>
                                <w:t>C</w:t>
                              </w:r>
                              <w:r w:rsidRPr="00D5742D">
                                <w:rPr>
                                  <w:rFonts w:eastAsia="Arial"/>
                                  <w:color w:val="000000" w:themeColor="text1"/>
                                </w:rPr>
                                <w:t>ash</w:t>
                              </w:r>
                              <w:proofErr w:type="spellEnd"/>
                              <w:r w:rsidRPr="00D5742D">
                                <w:rPr>
                                  <w:rFonts w:eastAsia="Arial"/>
                                  <w:color w:val="000000" w:themeColor="text1"/>
                                </w:rPr>
                                <w:t xml:space="preserve">) </w:t>
                              </w:r>
                            </w:p>
                            <w:p w14:paraId="478B27DD" w14:textId="111F1686" w:rsidR="00357C7F" w:rsidRDefault="00357C7F" w:rsidP="00357C7F">
                              <w:r>
                                <w:rPr>
                                  <w:rFonts w:eastAsia="Arial"/>
                                  <w:color w:val="000000" w:themeColor="text1"/>
                                </w:rPr>
                                <w:t>But : faire fonctionner le système pour rendre la monnaie.</w:t>
                              </w:r>
                            </w:p>
                            <w:p w14:paraId="2A8FE4A4" w14:textId="30C642F8" w:rsidR="00357C7F" w:rsidRDefault="00357C7F" w:rsidP="00357C7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BCAA9" id="Zone de texte 28" o:spid="_x0000_s1029" type="#_x0000_t202" style="position:absolute;margin-left:-3.25pt;margin-top:15.1pt;width:194.95pt;height:67.5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" fillcolor="white [3201]" strokeweight=".5pt">
                  <v:textbox>
                    <w:txbxContent>
                      <w:p w14:paraId="4103E3EF" w14:textId="3097FEAE" w:rsidR="00357C7F" w:rsidRDefault="00357C7F" w:rsidP="00357C7F">
                        <w:pPr>
                          <w:rPr>
                            <w:rFonts w:eastAsia="Arial"/>
                            <w:color w:val="000000" w:themeColor="text1"/>
                          </w:rPr>
                        </w:pPr>
                        <w:proofErr w:type="spellStart"/>
                        <w:r w:rsidRPr="00D5742D">
                          <w:rPr>
                            <w:rFonts w:eastAsia="Arial"/>
                            <w:b/>
                            <w:color w:val="000000" w:themeColor="text1"/>
                          </w:rPr>
                          <w:t>Servo</w:t>
                        </w:r>
                        <w:proofErr w:type="spellEnd"/>
                        <w:r w:rsidRPr="00D5742D">
                          <w:rPr>
                            <w:rFonts w:eastAsia="Arial"/>
                            <w:b/>
                            <w:color w:val="000000" w:themeColor="text1"/>
                          </w:rPr>
                          <w:t xml:space="preserve"> moteur</w:t>
                        </w:r>
                        <w:r w:rsidRPr="00D5742D">
                          <w:rPr>
                            <w:rFonts w:eastAsia="Arial"/>
                            <w:color w:val="000000" w:themeColor="text1"/>
                          </w:rPr>
                          <w:t xml:space="preserve"> : HS-485HB </w:t>
                        </w:r>
                        <w:proofErr w:type="spellStart"/>
                        <w:r w:rsidRPr="00D5742D">
                          <w:rPr>
                            <w:rFonts w:eastAsia="Arial"/>
                            <w:color w:val="000000" w:themeColor="text1"/>
                          </w:rPr>
                          <w:t>Servo</w:t>
                        </w:r>
                        <w:proofErr w:type="spellEnd"/>
                        <w:r w:rsidRPr="00D5742D">
                          <w:rPr>
                            <w:rFonts w:eastAsia="Arial"/>
                            <w:color w:val="000000" w:themeColor="text1"/>
                          </w:rPr>
                          <w:t xml:space="preserve"> </w:t>
                        </w:r>
                        <w:proofErr w:type="spellStart"/>
                        <w:r w:rsidRPr="00D5742D">
                          <w:rPr>
                            <w:rFonts w:eastAsia="Arial"/>
                            <w:color w:val="000000" w:themeColor="text1"/>
                          </w:rPr>
                          <w:t>Motor</w:t>
                        </w:r>
                        <w:proofErr w:type="spellEnd"/>
                        <w:r w:rsidRPr="00D5742D">
                          <w:rPr>
                            <w:rFonts w:eastAsia="Arial"/>
                            <w:color w:val="000000" w:themeColor="text1"/>
                          </w:rPr>
                          <w:t xml:space="preserve"> (celui de la </w:t>
                        </w:r>
                        <w:proofErr w:type="spellStart"/>
                        <w:r>
                          <w:rPr>
                            <w:rFonts w:eastAsia="Arial"/>
                            <w:color w:val="000000" w:themeColor="text1"/>
                          </w:rPr>
                          <w:t>S</w:t>
                        </w:r>
                        <w:r w:rsidRPr="00D5742D">
                          <w:rPr>
                            <w:rFonts w:eastAsia="Arial"/>
                            <w:color w:val="000000" w:themeColor="text1"/>
                          </w:rPr>
                          <w:t>mart</w:t>
                        </w:r>
                        <w:r>
                          <w:rPr>
                            <w:rFonts w:eastAsia="Arial"/>
                            <w:color w:val="000000" w:themeColor="text1"/>
                          </w:rPr>
                          <w:t>C</w:t>
                        </w:r>
                        <w:r w:rsidRPr="00D5742D">
                          <w:rPr>
                            <w:rFonts w:eastAsia="Arial"/>
                            <w:color w:val="000000" w:themeColor="text1"/>
                          </w:rPr>
                          <w:t>ash</w:t>
                        </w:r>
                        <w:proofErr w:type="spellEnd"/>
                        <w:r w:rsidRPr="00D5742D">
                          <w:rPr>
                            <w:rFonts w:eastAsia="Arial"/>
                            <w:color w:val="000000" w:themeColor="text1"/>
                          </w:rPr>
                          <w:t xml:space="preserve">) </w:t>
                        </w:r>
                      </w:p>
                      <w:p w14:paraId="478B27DD" w14:textId="111F1686" w:rsidR="00357C7F" w:rsidRDefault="00357C7F" w:rsidP="00357C7F">
                        <w:r>
                          <w:rPr>
                            <w:rFonts w:eastAsia="Arial"/>
                            <w:color w:val="000000" w:themeColor="text1"/>
                          </w:rPr>
                          <w:t>But : faire fonctionner le système pour rendre la monnaie.</w:t>
                        </w:r>
                      </w:p>
                      <w:p w14:paraId="2A8FE4A4" w14:textId="30C642F8" w:rsidR="00357C7F" w:rsidRDefault="00357C7F" w:rsidP="00357C7F">
                        <w:pPr>
                          <w:jc w:val="both"/>
                        </w:pPr>
                      </w:p>
                    </w:txbxContent>
                  </v:textbox>
                </v:shape>
              </w:pict>
            </mc:Fallback>
          </mc:AlternateContent>
        </w:r>
      </w:ins>
    </w:p>
    <w:p w14:paraId="7E6D02E2" w14:textId="24D9D157" w:rsidR="00357C7F" w:rsidRDefault="00357C7F"/>
    <w:p w14:paraId="2C5A57B4" w14:textId="468FD3F9" w:rsidR="00357C7F" w:rsidRPr="00D5742D" w:rsidRDefault="00357C7F"/>
    <w:p w14:paraId="619ADE54" w14:textId="1092E250" w:rsidR="43ABB1D3" w:rsidRDefault="43ABB1D3" w:rsidP="1EEFC360">
      <w:r w:rsidRPr="00D5742D">
        <w:rPr>
          <w:rFonts w:eastAsia="Arial"/>
          <w:color w:val="000000" w:themeColor="text1"/>
        </w:rPr>
        <w:t xml:space="preserve">   </w:t>
      </w:r>
    </w:p>
    <w:p w14:paraId="055F92FD" w14:textId="5C932EDD" w:rsidR="00357C7F" w:rsidRDefault="00357C7F">
      <w:pPr>
        <w:rPr>
          <w:rFonts w:ascii="Arial" w:eastAsia="Arial" w:hAnsi="Arial" w:cs="Arial"/>
          <w:color w:val="000000" w:themeColor="text1"/>
          <w:sz w:val="22"/>
          <w:szCs w:val="22"/>
          <w:u w:val="single"/>
        </w:rPr>
      </w:pPr>
    </w:p>
    <w:p w14:paraId="7C68A267" w14:textId="77777777" w:rsidR="00357C7F" w:rsidRDefault="00357C7F">
      <w:pPr>
        <w:rPr>
          <w:rFonts w:eastAsia="Arial"/>
          <w:color w:val="000000" w:themeColor="text1"/>
          <w:u w:val="single"/>
        </w:rPr>
      </w:pPr>
    </w:p>
    <w:p w14:paraId="625E9213" w14:textId="6116BF83" w:rsidR="00357C7F" w:rsidRDefault="00357C7F">
      <w:pPr>
        <w:rPr>
          <w:rFonts w:eastAsia="Arial"/>
          <w:color w:val="000000" w:themeColor="text1"/>
          <w:u w:val="single"/>
        </w:rPr>
      </w:pPr>
    </w:p>
    <w:p w14:paraId="40BDF1E9" w14:textId="75A0F894" w:rsidR="00357C7F" w:rsidRDefault="00357C7F">
      <w:pPr>
        <w:rPr>
          <w:rFonts w:eastAsia="Arial"/>
          <w:color w:val="000000" w:themeColor="text1"/>
          <w:u w:val="single"/>
        </w:rPr>
      </w:pPr>
    </w:p>
    <w:p w14:paraId="3B6D3EB3" w14:textId="77777777" w:rsidR="00BF5420" w:rsidRDefault="00BF5420">
      <w:pPr>
        <w:rPr>
          <w:rFonts w:eastAsia="Arial"/>
          <w:color w:val="000000" w:themeColor="text1"/>
          <w:u w:val="single"/>
        </w:rPr>
      </w:pPr>
    </w:p>
    <w:p w14:paraId="6C58C899" w14:textId="30D7B770" w:rsidR="00357C7F" w:rsidRDefault="00357C7F">
      <w:pPr>
        <w:rPr>
          <w:rFonts w:eastAsia="Arial"/>
          <w:color w:val="000000" w:themeColor="text1"/>
          <w:u w:val="single"/>
        </w:rPr>
      </w:pPr>
    </w:p>
    <w:p w14:paraId="5BC78C75" w14:textId="1697BB98" w:rsidR="43ABB1D3" w:rsidRPr="00D5742D" w:rsidRDefault="43ABB1D3">
      <w:r w:rsidRPr="00D5742D">
        <w:rPr>
          <w:rFonts w:eastAsia="Arial"/>
          <w:color w:val="000000" w:themeColor="text1"/>
          <w:u w:val="single"/>
        </w:rPr>
        <w:t>Spécifications :</w:t>
      </w:r>
      <w:r w:rsidRPr="00D5742D">
        <w:rPr>
          <w:rFonts w:eastAsia="Arial"/>
          <w:color w:val="000000" w:themeColor="text1"/>
        </w:rPr>
        <w:t xml:space="preserve">  </w:t>
      </w:r>
    </w:p>
    <w:tbl>
      <w:tblPr>
        <w:tblW w:w="0" w:type="auto"/>
        <w:tblLayout w:type="fixed"/>
        <w:tblLook w:val="04A0" w:firstRow="1" w:lastRow="0" w:firstColumn="1" w:lastColumn="0" w:noHBand="0" w:noVBand="1"/>
      </w:tblPr>
      <w:tblGrid>
        <w:gridCol w:w="4530"/>
        <w:gridCol w:w="4530"/>
      </w:tblGrid>
      <w:tr w:rsidR="4ADA3DC1" w:rsidRPr="00D5742D" w14:paraId="733D2E85" w14:textId="77777777" w:rsidTr="4ADA3DC1">
        <w:tc>
          <w:tcPr>
            <w:tcW w:w="4530" w:type="dxa"/>
          </w:tcPr>
          <w:p w14:paraId="3A09C161" w14:textId="4C170376" w:rsidR="4ADA3DC1" w:rsidRPr="00D5742D" w:rsidRDefault="4ADA3DC1">
            <w:pPr>
              <w:rPr>
                <w:b/>
                <w:color w:val="FFFFFF" w:themeColor="background1"/>
                <w:highlight w:val="black"/>
              </w:rPr>
            </w:pPr>
          </w:p>
        </w:tc>
        <w:tc>
          <w:tcPr>
            <w:tcW w:w="4530" w:type="dxa"/>
          </w:tcPr>
          <w:p w14:paraId="4E4083C9" w14:textId="1FDB13A9" w:rsidR="4ADA3DC1" w:rsidRPr="00D5742D" w:rsidRDefault="4ADA3DC1"/>
        </w:tc>
      </w:tr>
      <w:tr w:rsidR="4ADA3DC1" w:rsidRPr="00D5742D" w14:paraId="52AAF446" w14:textId="77777777" w:rsidTr="4ADA3DC1">
        <w:tc>
          <w:tcPr>
            <w:tcW w:w="4530" w:type="dxa"/>
          </w:tcPr>
          <w:p w14:paraId="4418A343" w14:textId="39523EC0" w:rsidR="4ADA3DC1" w:rsidRPr="00D5742D" w:rsidRDefault="4ADA3DC1">
            <w:pPr>
              <w:rPr>
                <w:lang w:val="en-US"/>
              </w:rPr>
            </w:pPr>
            <w:r w:rsidRPr="00D5742D">
              <w:rPr>
                <w:color w:val="000000" w:themeColor="text1"/>
                <w:lang w:val="en-US"/>
              </w:rPr>
              <w:t>Operating Voltage Range (Volts DC)</w:t>
            </w:r>
          </w:p>
        </w:tc>
        <w:tc>
          <w:tcPr>
            <w:tcW w:w="4530" w:type="dxa"/>
          </w:tcPr>
          <w:p w14:paraId="26056E69" w14:textId="479D61A4" w:rsidR="4ADA3DC1" w:rsidRPr="00D5742D" w:rsidRDefault="4ADA3DC1" w:rsidP="4ADA3DC1">
            <w:pPr>
              <w:jc w:val="center"/>
            </w:pPr>
            <w:r w:rsidRPr="00D5742D">
              <w:rPr>
                <w:color w:val="000000" w:themeColor="text1"/>
              </w:rPr>
              <w:t>4.8V ~ 6.0V</w:t>
            </w:r>
          </w:p>
        </w:tc>
      </w:tr>
      <w:tr w:rsidR="4ADA3DC1" w:rsidRPr="00D5742D" w14:paraId="23FDAF2E" w14:textId="77777777" w:rsidTr="4ADA3DC1">
        <w:tc>
          <w:tcPr>
            <w:tcW w:w="4530" w:type="dxa"/>
          </w:tcPr>
          <w:p w14:paraId="4D5EEFB7" w14:textId="0993E0F0" w:rsidR="4ADA3DC1" w:rsidRPr="00D5742D" w:rsidRDefault="4ADA3DC1">
            <w:r w:rsidRPr="00D5742D">
              <w:rPr>
                <w:color w:val="000000" w:themeColor="text1"/>
              </w:rPr>
              <w:t>Speed (Second @ 60°)</w:t>
            </w:r>
          </w:p>
        </w:tc>
        <w:tc>
          <w:tcPr>
            <w:tcW w:w="4530" w:type="dxa"/>
          </w:tcPr>
          <w:p w14:paraId="66D7F7D4" w14:textId="5C84021A" w:rsidR="4ADA3DC1" w:rsidRPr="00D5742D" w:rsidRDefault="4ADA3DC1" w:rsidP="4ADA3DC1">
            <w:pPr>
              <w:jc w:val="center"/>
            </w:pPr>
            <w:r w:rsidRPr="00D5742D">
              <w:rPr>
                <w:color w:val="000000" w:themeColor="text1"/>
              </w:rPr>
              <w:t>0.22 ~ 0.18</w:t>
            </w:r>
          </w:p>
        </w:tc>
      </w:tr>
      <w:tr w:rsidR="4ADA3DC1" w:rsidRPr="00D5742D" w14:paraId="755BFF99" w14:textId="77777777" w:rsidTr="4ADA3DC1">
        <w:tc>
          <w:tcPr>
            <w:tcW w:w="4530" w:type="dxa"/>
          </w:tcPr>
          <w:p w14:paraId="2F4A902D" w14:textId="3DB51109" w:rsidR="4ADA3DC1" w:rsidRPr="00D5742D" w:rsidRDefault="4ADA3DC1">
            <w:pPr>
              <w:rPr>
                <w:lang w:val="en-US"/>
              </w:rPr>
            </w:pPr>
            <w:r w:rsidRPr="00D5742D">
              <w:rPr>
                <w:color w:val="000000" w:themeColor="text1"/>
                <w:lang w:val="en-US"/>
              </w:rPr>
              <w:t>Maximum Torque Range oz. / in.</w:t>
            </w:r>
          </w:p>
        </w:tc>
        <w:tc>
          <w:tcPr>
            <w:tcW w:w="4530" w:type="dxa"/>
          </w:tcPr>
          <w:p w14:paraId="5AB4DB66" w14:textId="07FDDEAB" w:rsidR="4ADA3DC1" w:rsidRPr="00D5742D" w:rsidRDefault="4ADA3DC1" w:rsidP="4ADA3DC1">
            <w:pPr>
              <w:jc w:val="center"/>
            </w:pPr>
            <w:r w:rsidRPr="00D5742D">
              <w:rPr>
                <w:color w:val="000000" w:themeColor="text1"/>
              </w:rPr>
              <w:t>67 ~ 83</w:t>
            </w:r>
          </w:p>
        </w:tc>
      </w:tr>
      <w:tr w:rsidR="4ADA3DC1" w:rsidRPr="00D5742D" w14:paraId="59DEA494" w14:textId="77777777" w:rsidTr="4ADA3DC1">
        <w:tc>
          <w:tcPr>
            <w:tcW w:w="4530" w:type="dxa"/>
          </w:tcPr>
          <w:p w14:paraId="5B04ACBA" w14:textId="1F663FFD" w:rsidR="4ADA3DC1" w:rsidRPr="00D5742D" w:rsidRDefault="4ADA3DC1">
            <w:r w:rsidRPr="00D5742D">
              <w:rPr>
                <w:color w:val="000000" w:themeColor="text1"/>
              </w:rPr>
              <w:t>Maximum Torque Range kg. / cm.</w:t>
            </w:r>
          </w:p>
        </w:tc>
        <w:tc>
          <w:tcPr>
            <w:tcW w:w="4530" w:type="dxa"/>
          </w:tcPr>
          <w:p w14:paraId="47080649" w14:textId="03E65D52" w:rsidR="4ADA3DC1" w:rsidRPr="00D5742D" w:rsidRDefault="4ADA3DC1" w:rsidP="4ADA3DC1">
            <w:pPr>
              <w:jc w:val="center"/>
            </w:pPr>
            <w:r w:rsidRPr="00D5742D">
              <w:rPr>
                <w:color w:val="000000" w:themeColor="text1"/>
              </w:rPr>
              <w:t>4.8 ~ 6.0</w:t>
            </w:r>
          </w:p>
        </w:tc>
      </w:tr>
      <w:tr w:rsidR="4ADA3DC1" w:rsidRPr="00D5742D" w14:paraId="19BFBD80" w14:textId="77777777" w:rsidTr="4ADA3DC1">
        <w:tc>
          <w:tcPr>
            <w:tcW w:w="4530" w:type="dxa"/>
          </w:tcPr>
          <w:p w14:paraId="37EEC774" w14:textId="488AFECE" w:rsidR="4ADA3DC1" w:rsidRPr="00D5742D" w:rsidRDefault="4ADA3DC1">
            <w:proofErr w:type="spellStart"/>
            <w:r w:rsidRPr="00D5742D">
              <w:rPr>
                <w:color w:val="000000" w:themeColor="text1"/>
              </w:rPr>
              <w:t>Current</w:t>
            </w:r>
            <w:proofErr w:type="spellEnd"/>
            <w:r w:rsidRPr="00D5742D">
              <w:rPr>
                <w:color w:val="000000" w:themeColor="text1"/>
              </w:rPr>
              <w:t xml:space="preserve"> </w:t>
            </w:r>
            <w:proofErr w:type="spellStart"/>
            <w:r w:rsidRPr="00D5742D">
              <w:rPr>
                <w:color w:val="000000" w:themeColor="text1"/>
              </w:rPr>
              <w:t>Draw</w:t>
            </w:r>
            <w:proofErr w:type="spellEnd"/>
            <w:r w:rsidRPr="00D5742D">
              <w:rPr>
                <w:color w:val="000000" w:themeColor="text1"/>
              </w:rPr>
              <w:t xml:space="preserve"> at </w:t>
            </w:r>
            <w:proofErr w:type="spellStart"/>
            <w:r w:rsidRPr="00D5742D">
              <w:rPr>
                <w:color w:val="000000" w:themeColor="text1"/>
              </w:rPr>
              <w:t>Idle</w:t>
            </w:r>
            <w:proofErr w:type="spellEnd"/>
          </w:p>
        </w:tc>
        <w:tc>
          <w:tcPr>
            <w:tcW w:w="4530" w:type="dxa"/>
          </w:tcPr>
          <w:p w14:paraId="7DDB4E84" w14:textId="342B3FBE" w:rsidR="4ADA3DC1" w:rsidRPr="00D5742D" w:rsidRDefault="4ADA3DC1" w:rsidP="4ADA3DC1">
            <w:pPr>
              <w:jc w:val="center"/>
            </w:pPr>
            <w:r w:rsidRPr="00D5742D">
              <w:rPr>
                <w:color w:val="000000" w:themeColor="text1"/>
              </w:rPr>
              <w:t>10 mA</w:t>
            </w:r>
          </w:p>
        </w:tc>
      </w:tr>
      <w:tr w:rsidR="4ADA3DC1" w:rsidRPr="00D5742D" w14:paraId="6B082588" w14:textId="77777777" w:rsidTr="4ADA3DC1">
        <w:tc>
          <w:tcPr>
            <w:tcW w:w="4530" w:type="dxa"/>
          </w:tcPr>
          <w:p w14:paraId="45586809" w14:textId="7A601A43" w:rsidR="4ADA3DC1" w:rsidRPr="00D5742D" w:rsidRDefault="4ADA3DC1">
            <w:pPr>
              <w:rPr>
                <w:lang w:val="en-US"/>
              </w:rPr>
            </w:pPr>
            <w:r w:rsidRPr="00D5742D">
              <w:rPr>
                <w:color w:val="000000" w:themeColor="text1"/>
                <w:lang w:val="en-US"/>
              </w:rPr>
              <w:t>No Load Operating Current Draw</w:t>
            </w:r>
          </w:p>
        </w:tc>
        <w:tc>
          <w:tcPr>
            <w:tcW w:w="4530" w:type="dxa"/>
          </w:tcPr>
          <w:p w14:paraId="460D2BAA" w14:textId="05A59834" w:rsidR="4ADA3DC1" w:rsidRPr="00D5742D" w:rsidRDefault="4ADA3DC1" w:rsidP="4ADA3DC1">
            <w:pPr>
              <w:jc w:val="center"/>
            </w:pPr>
            <w:r w:rsidRPr="00D5742D">
              <w:rPr>
                <w:color w:val="000000" w:themeColor="text1"/>
              </w:rPr>
              <w:t>200 mA</w:t>
            </w:r>
          </w:p>
        </w:tc>
      </w:tr>
      <w:tr w:rsidR="4ADA3DC1" w:rsidRPr="00D5742D" w14:paraId="112F1B84" w14:textId="77777777" w:rsidTr="4ADA3DC1">
        <w:tc>
          <w:tcPr>
            <w:tcW w:w="4530" w:type="dxa"/>
          </w:tcPr>
          <w:p w14:paraId="13322C1C" w14:textId="521E71B6" w:rsidR="4ADA3DC1" w:rsidRPr="00D5742D" w:rsidRDefault="4ADA3DC1">
            <w:proofErr w:type="spellStart"/>
            <w:r w:rsidRPr="00D5742D">
              <w:rPr>
                <w:color w:val="000000" w:themeColor="text1"/>
              </w:rPr>
              <w:t>Stall</w:t>
            </w:r>
            <w:proofErr w:type="spellEnd"/>
            <w:r w:rsidRPr="00D5742D">
              <w:rPr>
                <w:color w:val="000000" w:themeColor="text1"/>
              </w:rPr>
              <w:t xml:space="preserve"> </w:t>
            </w:r>
            <w:proofErr w:type="spellStart"/>
            <w:r w:rsidRPr="00D5742D">
              <w:rPr>
                <w:color w:val="000000" w:themeColor="text1"/>
              </w:rPr>
              <w:t>Current</w:t>
            </w:r>
            <w:proofErr w:type="spellEnd"/>
            <w:r w:rsidRPr="00D5742D">
              <w:rPr>
                <w:color w:val="000000" w:themeColor="text1"/>
              </w:rPr>
              <w:t xml:space="preserve"> </w:t>
            </w:r>
            <w:proofErr w:type="spellStart"/>
            <w:r w:rsidRPr="00D5742D">
              <w:rPr>
                <w:color w:val="000000" w:themeColor="text1"/>
              </w:rPr>
              <w:t>Draw</w:t>
            </w:r>
            <w:proofErr w:type="spellEnd"/>
          </w:p>
        </w:tc>
        <w:tc>
          <w:tcPr>
            <w:tcW w:w="4530" w:type="dxa"/>
          </w:tcPr>
          <w:p w14:paraId="76BC9D6E" w14:textId="4C0D965B" w:rsidR="4ADA3DC1" w:rsidRPr="00D5742D" w:rsidRDefault="4ADA3DC1" w:rsidP="4ADA3DC1">
            <w:pPr>
              <w:jc w:val="center"/>
            </w:pPr>
            <w:r w:rsidRPr="00D5742D">
              <w:rPr>
                <w:color w:val="000000" w:themeColor="text1"/>
              </w:rPr>
              <w:t>1,200 mA</w:t>
            </w:r>
          </w:p>
        </w:tc>
      </w:tr>
      <w:tr w:rsidR="4ADA3DC1" w:rsidRPr="00D5742D" w14:paraId="61C74FE1" w14:textId="77777777" w:rsidTr="4ADA3DC1">
        <w:tc>
          <w:tcPr>
            <w:tcW w:w="4530" w:type="dxa"/>
          </w:tcPr>
          <w:p w14:paraId="16CB99DE" w14:textId="6B41D23D" w:rsidR="4ADA3DC1" w:rsidRPr="00D5742D" w:rsidRDefault="4ADA3DC1">
            <w:r w:rsidRPr="00D5742D">
              <w:rPr>
                <w:color w:val="000000" w:themeColor="text1"/>
              </w:rPr>
              <w:t xml:space="preserve">Dead Band </w:t>
            </w:r>
            <w:proofErr w:type="spellStart"/>
            <w:r w:rsidRPr="00D5742D">
              <w:rPr>
                <w:color w:val="000000" w:themeColor="text1"/>
              </w:rPr>
              <w:t>Width</w:t>
            </w:r>
            <w:proofErr w:type="spellEnd"/>
          </w:p>
        </w:tc>
        <w:tc>
          <w:tcPr>
            <w:tcW w:w="4530" w:type="dxa"/>
          </w:tcPr>
          <w:p w14:paraId="38169AEE" w14:textId="466B73F3" w:rsidR="4ADA3DC1" w:rsidRPr="00D5742D" w:rsidRDefault="4ADA3DC1" w:rsidP="4ADA3DC1">
            <w:pPr>
              <w:jc w:val="center"/>
            </w:pPr>
            <w:r w:rsidRPr="00D5742D">
              <w:rPr>
                <w:color w:val="000000" w:themeColor="text1"/>
              </w:rPr>
              <w:t>3 µs</w:t>
            </w:r>
          </w:p>
        </w:tc>
      </w:tr>
      <w:tr w:rsidR="4ADA3DC1" w:rsidRPr="00D5742D" w14:paraId="1208D690" w14:textId="77777777" w:rsidTr="4ADA3DC1">
        <w:tc>
          <w:tcPr>
            <w:tcW w:w="4530" w:type="dxa"/>
          </w:tcPr>
          <w:p w14:paraId="0E495270" w14:textId="4C170376" w:rsidR="4ADA3DC1" w:rsidRPr="00D5742D" w:rsidRDefault="4ADA3DC1">
            <w:pPr>
              <w:rPr>
                <w:b/>
                <w:color w:val="FFFFFF" w:themeColor="background1"/>
                <w:highlight w:val="black"/>
              </w:rPr>
            </w:pPr>
          </w:p>
        </w:tc>
        <w:tc>
          <w:tcPr>
            <w:tcW w:w="4530" w:type="dxa"/>
          </w:tcPr>
          <w:p w14:paraId="73E338CA" w14:textId="7A1881D0" w:rsidR="4ADA3DC1" w:rsidRPr="00D5742D" w:rsidRDefault="4ADA3DC1"/>
        </w:tc>
      </w:tr>
      <w:tr w:rsidR="4ADA3DC1" w:rsidRPr="00D5742D" w14:paraId="20849FDA" w14:textId="77777777" w:rsidTr="4ADA3DC1">
        <w:tc>
          <w:tcPr>
            <w:tcW w:w="4530" w:type="dxa"/>
          </w:tcPr>
          <w:p w14:paraId="170C4485" w14:textId="4EDD2B3B" w:rsidR="4ADA3DC1" w:rsidRPr="00D5742D" w:rsidRDefault="4ADA3DC1">
            <w:r w:rsidRPr="00D5742D">
              <w:rPr>
                <w:color w:val="000000" w:themeColor="text1"/>
              </w:rPr>
              <w:t>Dimensions (</w:t>
            </w:r>
            <w:proofErr w:type="spellStart"/>
            <w:r w:rsidRPr="00D5742D">
              <w:rPr>
                <w:color w:val="000000" w:themeColor="text1"/>
              </w:rPr>
              <w:t>Inches</w:t>
            </w:r>
            <w:proofErr w:type="spellEnd"/>
            <w:r w:rsidRPr="00D5742D">
              <w:rPr>
                <w:color w:val="000000" w:themeColor="text1"/>
              </w:rPr>
              <w:t>)</w:t>
            </w:r>
          </w:p>
        </w:tc>
        <w:tc>
          <w:tcPr>
            <w:tcW w:w="4530" w:type="dxa"/>
          </w:tcPr>
          <w:p w14:paraId="59AC9530" w14:textId="2F2E7F16" w:rsidR="4ADA3DC1" w:rsidRPr="00D5742D" w:rsidRDefault="4ADA3DC1" w:rsidP="4ADA3DC1">
            <w:pPr>
              <w:jc w:val="center"/>
            </w:pPr>
            <w:r w:rsidRPr="00D5742D">
              <w:rPr>
                <w:color w:val="000000" w:themeColor="text1"/>
              </w:rPr>
              <w:t>1.57 x 0.78 x 1.49</w:t>
            </w:r>
          </w:p>
        </w:tc>
      </w:tr>
      <w:tr w:rsidR="4ADA3DC1" w:rsidRPr="00D5742D" w14:paraId="44CC256C" w14:textId="77777777" w:rsidTr="4ADA3DC1">
        <w:tc>
          <w:tcPr>
            <w:tcW w:w="4530" w:type="dxa"/>
          </w:tcPr>
          <w:p w14:paraId="0B5E75C5" w14:textId="37C3EE0D" w:rsidR="4ADA3DC1" w:rsidRPr="00D5742D" w:rsidRDefault="4ADA3DC1">
            <w:r w:rsidRPr="00D5742D">
              <w:rPr>
                <w:color w:val="000000" w:themeColor="text1"/>
              </w:rPr>
              <w:t>Dimensions (</w:t>
            </w:r>
            <w:proofErr w:type="spellStart"/>
            <w:r w:rsidRPr="00D5742D">
              <w:rPr>
                <w:color w:val="000000" w:themeColor="text1"/>
              </w:rPr>
              <w:t>Metric</w:t>
            </w:r>
            <w:proofErr w:type="spellEnd"/>
            <w:r w:rsidRPr="00D5742D">
              <w:rPr>
                <w:color w:val="000000" w:themeColor="text1"/>
              </w:rPr>
              <w:t>)</w:t>
            </w:r>
          </w:p>
        </w:tc>
        <w:tc>
          <w:tcPr>
            <w:tcW w:w="4530" w:type="dxa"/>
          </w:tcPr>
          <w:p w14:paraId="52372214" w14:textId="041E6A0F" w:rsidR="4ADA3DC1" w:rsidRPr="00D5742D" w:rsidRDefault="4ADA3DC1" w:rsidP="4ADA3DC1">
            <w:pPr>
              <w:jc w:val="center"/>
            </w:pPr>
            <w:r w:rsidRPr="00D5742D">
              <w:rPr>
                <w:color w:val="000000" w:themeColor="text1"/>
              </w:rPr>
              <w:t>39.8 x 19.8 x 38.0</w:t>
            </w:r>
          </w:p>
        </w:tc>
      </w:tr>
      <w:tr w:rsidR="4ADA3DC1" w:rsidRPr="00D5742D" w14:paraId="11DF90FE" w14:textId="77777777" w:rsidTr="4ADA3DC1">
        <w:tc>
          <w:tcPr>
            <w:tcW w:w="4530" w:type="dxa"/>
          </w:tcPr>
          <w:p w14:paraId="47CCB350" w14:textId="18E6B0AE" w:rsidR="4ADA3DC1" w:rsidRPr="00D5742D" w:rsidRDefault="4ADA3DC1">
            <w:proofErr w:type="spellStart"/>
            <w:r w:rsidRPr="00D5742D">
              <w:rPr>
                <w:color w:val="000000" w:themeColor="text1"/>
              </w:rPr>
              <w:t>Weight</w:t>
            </w:r>
            <w:proofErr w:type="spellEnd"/>
            <w:r w:rsidRPr="00D5742D">
              <w:rPr>
                <w:color w:val="000000" w:themeColor="text1"/>
              </w:rPr>
              <w:t xml:space="preserve"> (</w:t>
            </w:r>
            <w:proofErr w:type="spellStart"/>
            <w:r w:rsidRPr="00D5742D">
              <w:rPr>
                <w:color w:val="000000" w:themeColor="text1"/>
              </w:rPr>
              <w:t>Ounces</w:t>
            </w:r>
            <w:proofErr w:type="spellEnd"/>
            <w:r w:rsidRPr="00D5742D">
              <w:rPr>
                <w:color w:val="000000" w:themeColor="text1"/>
              </w:rPr>
              <w:t>)</w:t>
            </w:r>
          </w:p>
        </w:tc>
        <w:tc>
          <w:tcPr>
            <w:tcW w:w="4530" w:type="dxa"/>
          </w:tcPr>
          <w:p w14:paraId="5B89287E" w14:textId="23647125" w:rsidR="4ADA3DC1" w:rsidRPr="00D5742D" w:rsidRDefault="4ADA3DC1" w:rsidP="4ADA3DC1">
            <w:pPr>
              <w:jc w:val="center"/>
            </w:pPr>
            <w:r w:rsidRPr="00D5742D">
              <w:rPr>
                <w:color w:val="000000" w:themeColor="text1"/>
              </w:rPr>
              <w:t>1.59</w:t>
            </w:r>
          </w:p>
        </w:tc>
      </w:tr>
      <w:tr w:rsidR="4ADA3DC1" w:rsidRPr="00D5742D" w14:paraId="7B8D1EE6" w14:textId="77777777" w:rsidTr="4ADA3DC1">
        <w:tc>
          <w:tcPr>
            <w:tcW w:w="4530" w:type="dxa"/>
          </w:tcPr>
          <w:p w14:paraId="08112AAF" w14:textId="41C9007A" w:rsidR="4ADA3DC1" w:rsidRPr="00D5742D" w:rsidRDefault="4ADA3DC1">
            <w:proofErr w:type="spellStart"/>
            <w:r w:rsidRPr="00D5742D">
              <w:rPr>
                <w:color w:val="000000" w:themeColor="text1"/>
              </w:rPr>
              <w:t>Weight</w:t>
            </w:r>
            <w:proofErr w:type="spellEnd"/>
            <w:r w:rsidRPr="00D5742D">
              <w:rPr>
                <w:color w:val="000000" w:themeColor="text1"/>
              </w:rPr>
              <w:t xml:space="preserve"> (Gram)</w:t>
            </w:r>
          </w:p>
        </w:tc>
        <w:tc>
          <w:tcPr>
            <w:tcW w:w="4530" w:type="dxa"/>
          </w:tcPr>
          <w:p w14:paraId="6C4BABCB" w14:textId="4C97BB05" w:rsidR="4ADA3DC1" w:rsidRPr="00D5742D" w:rsidRDefault="4ADA3DC1" w:rsidP="4ADA3DC1">
            <w:pPr>
              <w:jc w:val="center"/>
            </w:pPr>
            <w:r w:rsidRPr="00D5742D">
              <w:rPr>
                <w:color w:val="000000" w:themeColor="text1"/>
              </w:rPr>
              <w:t>45.0</w:t>
            </w:r>
          </w:p>
        </w:tc>
      </w:tr>
    </w:tbl>
    <w:p w14:paraId="561EC6E3" w14:textId="633AC03E" w:rsidR="43ABB1D3" w:rsidRPr="00D5742D" w:rsidRDefault="43ABB1D3">
      <w:r w:rsidRPr="00D5742D">
        <w:t xml:space="preserve"> </w:t>
      </w:r>
    </w:p>
    <w:p w14:paraId="2807CE49" w14:textId="42DB8B68" w:rsidR="43ABB1D3" w:rsidRPr="00D5742D" w:rsidRDefault="43ABB1D3">
      <w:pPr>
        <w:rPr>
          <w:b/>
        </w:rPr>
      </w:pPr>
      <w:r w:rsidRPr="00D5742D">
        <w:rPr>
          <w:b/>
        </w:rPr>
        <w:t xml:space="preserve"> </w:t>
      </w:r>
    </w:p>
    <w:p w14:paraId="72C9C974" w14:textId="14D541BA" w:rsidR="1EEFC360" w:rsidRDefault="000F4EAC" w:rsidP="1EEFC360">
      <w:pPr>
        <w:rPr>
          <w:b/>
          <w:bCs/>
          <w:u w:val="single"/>
        </w:rPr>
      </w:pPr>
      <w:ins w:id="1" w:author="Julie Robertson">
        <w:r>
          <w:rPr>
            <w:noProof/>
          </w:rPr>
          <mc:AlternateContent>
            <mc:Choice Requires="wps">
              <w:drawing>
                <wp:anchor distT="0" distB="0" distL="114300" distR="114300" simplePos="0" relativeHeight="251659287" behindDoc="0" locked="0" layoutInCell="1" allowOverlap="1" wp14:anchorId="76373824" wp14:editId="77F4C990">
                  <wp:simplePos x="0" y="0"/>
                  <wp:positionH relativeFrom="column">
                    <wp:posOffset>3464417</wp:posOffset>
                  </wp:positionH>
                  <wp:positionV relativeFrom="paragraph">
                    <wp:posOffset>81083</wp:posOffset>
                  </wp:positionV>
                  <wp:extent cx="2588400" cy="1036800"/>
                  <wp:effectExtent l="0" t="0" r="15240" b="17780"/>
                  <wp:wrapNone/>
                  <wp:docPr id="239387965" name="Zone de texte 27"/>
                  <wp:cNvGraphicFramePr/>
                  <a:graphic xmlns:a="http://schemas.openxmlformats.org/drawingml/2006/main">
                    <a:graphicData uri="http://schemas.microsoft.com/office/word/2010/wordprocessingShape">
                      <wps:wsp>
                        <wps:cNvSpPr txBox="1"/>
                        <wps:spPr>
                          <a:xfrm>
                            <a:off x="0" y="0"/>
                            <a:ext cx="2588400" cy="1036800"/>
                          </a:xfrm>
                          <a:prstGeom prst="rect">
                            <a:avLst/>
                          </a:prstGeom>
                          <a:solidFill>
                            <a:schemeClr val="lt1"/>
                          </a:solidFill>
                          <a:ln w="6350">
                            <a:solidFill>
                              <a:prstClr val="black"/>
                            </a:solidFill>
                          </a:ln>
                        </wps:spPr>
                        <wps:txbx>
                          <w:txbxContent>
                            <w:p w14:paraId="1C75C340" w14:textId="77777777" w:rsidR="00357C7F" w:rsidRDefault="00357C7F" w:rsidP="00357C7F">
                              <w:pPr>
                                <w:jc w:val="both"/>
                              </w:pPr>
                              <w:r w:rsidRPr="00D5742D">
                                <w:rPr>
                                  <w:rFonts w:eastAsia="Calibri"/>
                                  <w:b/>
                                </w:rPr>
                                <w:t xml:space="preserve">Moteur vibrant : </w:t>
                              </w:r>
                              <w:r w:rsidRPr="00D5742D">
                                <w:rPr>
                                  <w:rFonts w:eastAsia="Calibri"/>
                                </w:rPr>
                                <w:t xml:space="preserve"> </w:t>
                              </w:r>
                              <w:r w:rsidRPr="00D5742D">
                                <w:t>1564Z de vs-</w:t>
                              </w:r>
                              <w:proofErr w:type="spellStart"/>
                              <w:r w:rsidRPr="00D5742D">
                                <w:t>elec</w:t>
                              </w:r>
                              <w:proofErr w:type="spellEnd"/>
                            </w:p>
                            <w:p w14:paraId="6CD03FC5" w14:textId="77777777" w:rsidR="00357C7F" w:rsidRDefault="00357C7F" w:rsidP="00357C7F">
                              <w:pPr>
                                <w:jc w:val="both"/>
                              </w:pPr>
                              <w:r>
                                <w:t>But : faire vibrer la plateforme en carton o</w:t>
                              </w:r>
                              <w:r>
                                <w:t>ù l’utilisateur va déposer ses pièces pour qu’elles descendent et ne stagnent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73824" id="Zone de texte 27" o:spid="_x0000_s1030" type="#_x0000_t202" style="position:absolute;margin-left:272.8pt;margin-top:6.4pt;width:203.8pt;height:81.65pt;z-index:251659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" fillcolor="white [3201]" strokeweight=".5pt">
                  <v:textbox>
                    <w:txbxContent>
                      <w:p w14:paraId="1C75C340" w14:textId="77777777" w:rsidR="00357C7F" w:rsidRDefault="00357C7F" w:rsidP="00357C7F">
                        <w:pPr>
                          <w:jc w:val="both"/>
                        </w:pPr>
                        <w:r w:rsidRPr="00D5742D">
                          <w:rPr>
                            <w:rFonts w:eastAsia="Calibri"/>
                            <w:b/>
                          </w:rPr>
                          <w:t xml:space="preserve">Moteur vibrant : </w:t>
                        </w:r>
                        <w:r w:rsidRPr="00D5742D">
                          <w:rPr>
                            <w:rFonts w:eastAsia="Calibri"/>
                          </w:rPr>
                          <w:t xml:space="preserve"> </w:t>
                        </w:r>
                        <w:r w:rsidRPr="00D5742D">
                          <w:t>1564Z de vs-</w:t>
                        </w:r>
                        <w:proofErr w:type="spellStart"/>
                        <w:r w:rsidRPr="00D5742D">
                          <w:t>elec</w:t>
                        </w:r>
                        <w:proofErr w:type="spellEnd"/>
                      </w:p>
                      <w:p w14:paraId="6CD03FC5" w14:textId="77777777" w:rsidR="00357C7F" w:rsidRDefault="00357C7F" w:rsidP="00357C7F">
                        <w:pPr>
                          <w:jc w:val="both"/>
                        </w:pPr>
                        <w:r>
                          <w:t>But : faire vibrer la plateforme en carton o</w:t>
                        </w:r>
                        <w:r>
                          <w:t>ù l’utilisateur va déposer ses pièces pour qu’elles descendent et ne stagnent pas</w:t>
                        </w:r>
                      </w:p>
                    </w:txbxContent>
                  </v:textbox>
                </v:shape>
              </w:pict>
            </mc:Fallback>
          </mc:AlternateContent>
        </w:r>
      </w:ins>
    </w:p>
    <w:p w14:paraId="5150351C" w14:textId="4A82BE8F" w:rsidR="1EEFC360" w:rsidRDefault="00357C7F" w:rsidP="1EEFC360">
      <w:pPr>
        <w:rPr>
          <w:b/>
          <w:bCs/>
          <w:u w:val="single"/>
        </w:rPr>
      </w:pPr>
      <w:r>
        <w:rPr>
          <w:rFonts w:eastAsia="Calibri"/>
          <w:b/>
          <w:noProof/>
        </w:rPr>
        <mc:AlternateContent>
          <mc:Choice Requires="wps">
            <w:drawing>
              <wp:anchor distT="0" distB="0" distL="114300" distR="114300" simplePos="0" relativeHeight="251658258" behindDoc="0" locked="0" layoutInCell="1" allowOverlap="1" wp14:anchorId="57BA4104" wp14:editId="04867DF6">
                <wp:simplePos x="0" y="0"/>
                <wp:positionH relativeFrom="column">
                  <wp:posOffset>-123724</wp:posOffset>
                </wp:positionH>
                <wp:positionV relativeFrom="paragraph">
                  <wp:posOffset>154456</wp:posOffset>
                </wp:positionV>
                <wp:extent cx="1869260" cy="485522"/>
                <wp:effectExtent l="0" t="0" r="10795" b="10160"/>
                <wp:wrapNone/>
                <wp:docPr id="26" name="Zone de texte 26"/>
                <wp:cNvGraphicFramePr/>
                <a:graphic xmlns:a="http://schemas.openxmlformats.org/drawingml/2006/main">
                  <a:graphicData uri="http://schemas.microsoft.com/office/word/2010/wordprocessingShape">
                    <wps:wsp>
                      <wps:cNvSpPr txBox="1"/>
                      <wps:spPr>
                        <a:xfrm>
                          <a:off x="0" y="0"/>
                          <a:ext cx="1869260" cy="485522"/>
                        </a:xfrm>
                        <a:prstGeom prst="rect">
                          <a:avLst/>
                        </a:prstGeom>
                        <a:solidFill>
                          <a:schemeClr val="lt1"/>
                        </a:solidFill>
                        <a:ln w="6350">
                          <a:solidFill>
                            <a:prstClr val="black"/>
                          </a:solidFill>
                        </a:ln>
                      </wps:spPr>
                      <wps:txbx>
                        <w:txbxContent>
                          <w:p w14:paraId="343F0B3F" w14:textId="77777777" w:rsidR="008D3789" w:rsidRPr="008D3789" w:rsidRDefault="005E6AE3">
                            <w:pPr>
                              <w:rPr>
                                <w:b/>
                                <w:bCs/>
                              </w:rPr>
                            </w:pPr>
                            <w:proofErr w:type="spellStart"/>
                            <w:r w:rsidRPr="008D3789">
                              <w:rPr>
                                <w:b/>
                                <w:bCs/>
                              </w:rPr>
                              <w:t>Ecran</w:t>
                            </w:r>
                            <w:proofErr w:type="spellEnd"/>
                            <w:r w:rsidRPr="008D3789">
                              <w:rPr>
                                <w:b/>
                                <w:bCs/>
                              </w:rPr>
                              <w:t xml:space="preserve"> LCD classique </w:t>
                            </w:r>
                          </w:p>
                          <w:p w14:paraId="5496AD42" w14:textId="660000E4" w:rsidR="005E6AE3" w:rsidRDefault="008D3789">
                            <w:r>
                              <w:t xml:space="preserve">But : </w:t>
                            </w:r>
                            <w:r w:rsidR="005E6AE3">
                              <w:t>informer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A4104" id="Zone de texte 26" o:spid="_x0000_s1031" type="#_x0000_t202" style="position:absolute;margin-left:-9.75pt;margin-top:12.15pt;width:147.2pt;height:38.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" fillcolor="white [3201]" strokeweight=".5pt">
                <v:textbox>
                  <w:txbxContent>
                    <w:p w14:paraId="343F0B3F" w14:textId="77777777" w:rsidR="008D3789" w:rsidRPr="008D3789" w:rsidRDefault="005E6AE3">
                      <w:pPr>
                        <w:rPr>
                          <w:b/>
                          <w:bCs/>
                        </w:rPr>
                      </w:pPr>
                      <w:proofErr w:type="spellStart"/>
                      <w:r w:rsidRPr="008D3789">
                        <w:rPr>
                          <w:b/>
                          <w:bCs/>
                        </w:rPr>
                        <w:t>Ecran</w:t>
                      </w:r>
                      <w:proofErr w:type="spellEnd"/>
                      <w:r w:rsidRPr="008D3789">
                        <w:rPr>
                          <w:b/>
                          <w:bCs/>
                        </w:rPr>
                        <w:t xml:space="preserve"> LCD classique </w:t>
                      </w:r>
                    </w:p>
                    <w:p w14:paraId="5496AD42" w14:textId="660000E4" w:rsidR="005E6AE3" w:rsidRDefault="008D3789">
                      <w:r>
                        <w:t xml:space="preserve">But : </w:t>
                      </w:r>
                      <w:r w:rsidR="005E6AE3">
                        <w:t>informer l’utilisateur</w:t>
                      </w:r>
                    </w:p>
                  </w:txbxContent>
                </v:textbox>
              </v:shape>
            </w:pict>
          </mc:Fallback>
        </mc:AlternateContent>
      </w:r>
    </w:p>
    <w:p w14:paraId="70C4FECC" w14:textId="22041974" w:rsidR="1EEFC360" w:rsidRDefault="1EEFC360" w:rsidP="1EEFC360">
      <w:pPr>
        <w:rPr>
          <w:b/>
          <w:bCs/>
          <w:u w:val="single"/>
        </w:rPr>
      </w:pPr>
    </w:p>
    <w:p w14:paraId="414BB9A4" w14:textId="686B23EA" w:rsidR="1EEFC360" w:rsidRDefault="1EEFC360" w:rsidP="1EEFC360">
      <w:pPr>
        <w:rPr>
          <w:b/>
          <w:bCs/>
          <w:u w:val="single"/>
        </w:rPr>
      </w:pPr>
    </w:p>
    <w:p w14:paraId="60670717" w14:textId="6228475B" w:rsidR="1EEFC360" w:rsidRDefault="1EEFC360" w:rsidP="1EEFC360">
      <w:pPr>
        <w:rPr>
          <w:b/>
          <w:bCs/>
          <w:u w:val="single"/>
        </w:rPr>
      </w:pPr>
    </w:p>
    <w:p w14:paraId="561E4C1A" w14:textId="0468E93A" w:rsidR="1EEFC360" w:rsidRDefault="00C31359" w:rsidP="1EEFC360">
      <w:pPr>
        <w:rPr>
          <w:b/>
          <w:bCs/>
          <w:u w:val="single"/>
        </w:rPr>
      </w:pPr>
      <w:r w:rsidRPr="00D5742D">
        <w:rPr>
          <w:noProof/>
        </w:rPr>
        <w:drawing>
          <wp:anchor distT="0" distB="0" distL="114300" distR="114300" simplePos="0" relativeHeight="251658256" behindDoc="0" locked="0" layoutInCell="1" allowOverlap="1" wp14:anchorId="20B777B7" wp14:editId="6D46BE65">
            <wp:simplePos x="0" y="0"/>
            <wp:positionH relativeFrom="column">
              <wp:posOffset>-123924</wp:posOffset>
            </wp:positionH>
            <wp:positionV relativeFrom="paragraph">
              <wp:posOffset>103925</wp:posOffset>
            </wp:positionV>
            <wp:extent cx="1818000" cy="1818000"/>
            <wp:effectExtent l="0" t="0" r="0" b="0"/>
            <wp:wrapNone/>
            <wp:docPr id="729701890" name="Picture 72970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701890"/>
                    <pic:cNvPicPr/>
                  </pic:nvPicPr>
                  <pic:blipFill>
                    <a:blip r:embed="rId26">
                      <a:extLst>
                        <a:ext uri="{28A0092B-C50C-407E-A947-70E740481C1C}">
                          <a14:useLocalDpi xmlns:a14="http://schemas.microsoft.com/office/drawing/2010/main" val="0"/>
                        </a:ext>
                      </a:extLst>
                    </a:blip>
                    <a:stretch>
                      <a:fillRect/>
                    </a:stretch>
                  </pic:blipFill>
                  <pic:spPr>
                    <a:xfrm>
                      <a:off x="0" y="0"/>
                      <a:ext cx="1818000" cy="1818000"/>
                    </a:xfrm>
                    <a:prstGeom prst="rect">
                      <a:avLst/>
                    </a:prstGeom>
                  </pic:spPr>
                </pic:pic>
              </a:graphicData>
            </a:graphic>
            <wp14:sizeRelH relativeFrom="margin">
              <wp14:pctWidth>0</wp14:pctWidth>
            </wp14:sizeRelH>
            <wp14:sizeRelV relativeFrom="margin">
              <wp14:pctHeight>0</wp14:pctHeight>
            </wp14:sizeRelV>
          </wp:anchor>
        </w:drawing>
      </w:r>
    </w:p>
    <w:p w14:paraId="15AC6E82" w14:textId="68E0BB2C" w:rsidR="1EEFC360" w:rsidRDefault="1EEFC360" w:rsidP="1EEFC360">
      <w:pPr>
        <w:rPr>
          <w:b/>
          <w:bCs/>
          <w:u w:val="single"/>
        </w:rPr>
      </w:pPr>
    </w:p>
    <w:p w14:paraId="7375CF56" w14:textId="12FE67FE" w:rsidR="1EEFC360" w:rsidRDefault="009119BC" w:rsidP="1EEFC360">
      <w:pPr>
        <w:rPr>
          <w:b/>
          <w:bCs/>
          <w:u w:val="single"/>
        </w:rPr>
      </w:pPr>
      <w:r w:rsidRPr="00D5742D">
        <w:rPr>
          <w:noProof/>
        </w:rPr>
        <w:drawing>
          <wp:anchor distT="0" distB="0" distL="114300" distR="114300" simplePos="0" relativeHeight="251658257" behindDoc="0" locked="0" layoutInCell="1" allowOverlap="1" wp14:anchorId="3915F890" wp14:editId="6978990E">
            <wp:simplePos x="0" y="0"/>
            <wp:positionH relativeFrom="column">
              <wp:posOffset>3465830</wp:posOffset>
            </wp:positionH>
            <wp:positionV relativeFrom="paragraph">
              <wp:posOffset>61845</wp:posOffset>
            </wp:positionV>
            <wp:extent cx="2475865" cy="1712595"/>
            <wp:effectExtent l="0" t="0" r="635" b="1905"/>
            <wp:wrapNone/>
            <wp:docPr id="1405782458" name="Picture 140578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782458"/>
                    <pic:cNvPicPr/>
                  </pic:nvPicPr>
                  <pic:blipFill rotWithShape="1">
                    <a:blip r:embed="rId27">
                      <a:extLst>
                        <a:ext uri="{28A0092B-C50C-407E-A947-70E740481C1C}">
                          <a14:useLocalDpi xmlns:a14="http://schemas.microsoft.com/office/drawing/2010/main" val="0"/>
                        </a:ext>
                      </a:extLst>
                    </a:blip>
                    <a:srcRect t="14103" b="16428"/>
                    <a:stretch/>
                  </pic:blipFill>
                  <pic:spPr bwMode="auto">
                    <a:xfrm>
                      <a:off x="0" y="0"/>
                      <a:ext cx="2475865" cy="171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2D895" w14:textId="41160DD7" w:rsidR="1EEFC360" w:rsidRDefault="1EEFC360" w:rsidP="1EEFC360">
      <w:pPr>
        <w:rPr>
          <w:b/>
          <w:bCs/>
          <w:u w:val="single"/>
        </w:rPr>
      </w:pPr>
    </w:p>
    <w:p w14:paraId="1E860D92" w14:textId="3C0E7DD7" w:rsidR="1EEFC360" w:rsidRDefault="1EEFC360" w:rsidP="1EEFC360">
      <w:pPr>
        <w:rPr>
          <w:b/>
          <w:bCs/>
          <w:u w:val="single"/>
        </w:rPr>
      </w:pPr>
    </w:p>
    <w:p w14:paraId="4E2F187A" w14:textId="7D446439" w:rsidR="1EEFC360" w:rsidRDefault="1EEFC360" w:rsidP="1EEFC360">
      <w:pPr>
        <w:rPr>
          <w:b/>
          <w:bCs/>
          <w:u w:val="single"/>
        </w:rPr>
      </w:pPr>
    </w:p>
    <w:p w14:paraId="189E33D8" w14:textId="21BC208F" w:rsidR="00D5742D" w:rsidRPr="00D5742D" w:rsidRDefault="00D5742D" w:rsidP="00D5742D">
      <w:pPr>
        <w:spacing w:line="257" w:lineRule="auto"/>
      </w:pPr>
      <w:r>
        <w:rPr>
          <w:b/>
        </w:rPr>
        <w:tab/>
      </w:r>
      <w:r>
        <w:rPr>
          <w:b/>
        </w:rPr>
        <w:tab/>
      </w:r>
      <w:r>
        <w:rPr>
          <w:b/>
        </w:rPr>
        <w:tab/>
      </w:r>
      <w:r>
        <w:rPr>
          <w:b/>
        </w:rPr>
        <w:tab/>
      </w:r>
    </w:p>
    <w:p w14:paraId="36D1E601" w14:textId="1B167EDF" w:rsidR="43ABB1D3" w:rsidRPr="00D5742D" w:rsidRDefault="43ABB1D3" w:rsidP="39BABB77">
      <w:pPr>
        <w:rPr>
          <w:b/>
        </w:rPr>
      </w:pPr>
    </w:p>
    <w:p w14:paraId="2B7B5738" w14:textId="03A3F9EE" w:rsidR="1A038F82" w:rsidRPr="00D5742D" w:rsidRDefault="63D188BA" w:rsidP="61D06890">
      <w:pPr>
        <w:spacing w:line="257" w:lineRule="auto"/>
        <w:ind w:left="2124"/>
        <w:rPr>
          <w:rFonts w:eastAsia="Calibri"/>
        </w:rPr>
      </w:pPr>
      <w:r w:rsidRPr="00D5742D">
        <w:t xml:space="preserve">  </w:t>
      </w:r>
    </w:p>
    <w:p w14:paraId="39FEF231" w14:textId="0129B8CA" w:rsidR="61D06890" w:rsidRPr="00D5742D" w:rsidRDefault="61D06890" w:rsidP="61D06890">
      <w:pPr>
        <w:ind w:left="2124"/>
      </w:pPr>
    </w:p>
    <w:p w14:paraId="4C086590" w14:textId="06CA9AD8" w:rsidR="00D5742D" w:rsidRDefault="00D5742D" w:rsidP="3577F5CD">
      <w:pPr>
        <w:spacing w:line="257" w:lineRule="auto"/>
        <w:rPr>
          <w:rFonts w:eastAsia="Calibri"/>
          <w:b/>
          <w:bCs/>
          <w:u w:val="single"/>
        </w:rPr>
      </w:pPr>
    </w:p>
    <w:p w14:paraId="2F142C56" w14:textId="02C0969D" w:rsidR="00D5742D" w:rsidRDefault="00D5742D" w:rsidP="3577F5CD">
      <w:pPr>
        <w:spacing w:line="257" w:lineRule="auto"/>
        <w:rPr>
          <w:rFonts w:eastAsia="Calibri"/>
          <w:b/>
          <w:bCs/>
          <w:u w:val="single"/>
        </w:rPr>
      </w:pPr>
    </w:p>
    <w:p w14:paraId="77B7E944" w14:textId="6B969432" w:rsidR="000F4EAC" w:rsidRDefault="000F4EAC" w:rsidP="3577F5CD">
      <w:pPr>
        <w:spacing w:line="257" w:lineRule="auto"/>
        <w:rPr>
          <w:rFonts w:eastAsia="Calibri"/>
          <w:b/>
          <w:bCs/>
          <w:u w:val="single"/>
        </w:rPr>
      </w:pPr>
    </w:p>
    <w:p w14:paraId="1E61CF59" w14:textId="67C96F86" w:rsidR="000F4EAC" w:rsidRDefault="000F4EAC" w:rsidP="3577F5CD">
      <w:pPr>
        <w:spacing w:line="257" w:lineRule="auto"/>
        <w:rPr>
          <w:rFonts w:eastAsia="Calibri"/>
          <w:b/>
          <w:bCs/>
          <w:u w:val="single"/>
        </w:rPr>
      </w:pPr>
    </w:p>
    <w:p w14:paraId="05C0033B" w14:textId="7FB6E8D3" w:rsidR="00D5742D" w:rsidRPr="00D5742D" w:rsidRDefault="00F23AA8" w:rsidP="3577F5CD">
      <w:pPr>
        <w:spacing w:line="257" w:lineRule="auto"/>
        <w:rPr>
          <w:rFonts w:eastAsia="Calibri"/>
          <w:b/>
          <w:bCs/>
          <w:u w:val="single"/>
        </w:rPr>
      </w:pPr>
      <w:ins w:id="2" w:author="Julie Robertson">
        <w:r>
          <w:rPr>
            <w:rFonts w:eastAsia="Calibri"/>
            <w:b/>
            <w:noProof/>
          </w:rPr>
          <w:lastRenderedPageBreak/>
          <mc:AlternateContent>
            <mc:Choice Requires="wps">
              <w:drawing>
                <wp:anchor distT="0" distB="0" distL="114300" distR="114300" simplePos="0" relativeHeight="251658261" behindDoc="0" locked="0" layoutInCell="1" allowOverlap="1" wp14:anchorId="48D980E8" wp14:editId="4E9B9199">
                  <wp:simplePos x="0" y="0"/>
                  <wp:positionH relativeFrom="column">
                    <wp:posOffset>1727</wp:posOffset>
                  </wp:positionH>
                  <wp:positionV relativeFrom="paragraph">
                    <wp:posOffset>27485</wp:posOffset>
                  </wp:positionV>
                  <wp:extent cx="2421228" cy="914400"/>
                  <wp:effectExtent l="0" t="0" r="17780" b="12700"/>
                  <wp:wrapNone/>
                  <wp:docPr id="29" name="Zone de texte 29"/>
                  <wp:cNvGraphicFramePr/>
                  <a:graphic xmlns:a="http://schemas.openxmlformats.org/drawingml/2006/main">
                    <a:graphicData uri="http://schemas.microsoft.com/office/word/2010/wordprocessingShape">
                      <wps:wsp>
                        <wps:cNvSpPr txBox="1"/>
                        <wps:spPr>
                          <a:xfrm>
                            <a:off x="0" y="0"/>
                            <a:ext cx="2421228" cy="914400"/>
                          </a:xfrm>
                          <a:prstGeom prst="rect">
                            <a:avLst/>
                          </a:prstGeom>
                          <a:solidFill>
                            <a:schemeClr val="lt1"/>
                          </a:solidFill>
                          <a:ln w="6350">
                            <a:solidFill>
                              <a:prstClr val="black"/>
                            </a:solidFill>
                          </a:ln>
                        </wps:spPr>
                        <wps:txbx>
                          <w:txbxContent>
                            <w:p w14:paraId="2DD6CF2A" w14:textId="24D6504E" w:rsidR="00357C7F" w:rsidRDefault="00357C7F" w:rsidP="00357C7F">
                              <w:pPr>
                                <w:spacing w:line="257" w:lineRule="auto"/>
                                <w:rPr>
                                  <w:rFonts w:eastAsia="Calibri"/>
                                </w:rPr>
                              </w:pPr>
                              <w:proofErr w:type="gramStart"/>
                              <w:r w:rsidRPr="00D5742D">
                                <w:rPr>
                                  <w:rFonts w:eastAsia="Calibri"/>
                                  <w:b/>
                                </w:rPr>
                                <w:t xml:space="preserve">Capteurs </w:t>
                              </w:r>
                              <w:r>
                                <w:rPr>
                                  <w:rFonts w:eastAsia="Calibri"/>
                                  <w:b/>
                                </w:rPr>
                                <w:t>infrarouge</w:t>
                              </w:r>
                              <w:proofErr w:type="gramEnd"/>
                              <w:r w:rsidRPr="00D5742D">
                                <w:rPr>
                                  <w:rFonts w:eastAsia="Calibri"/>
                                  <w:b/>
                                </w:rPr>
                                <w:t xml:space="preserve"> :</w:t>
                              </w:r>
                              <w:r w:rsidRPr="00D5742D">
                                <w:rPr>
                                  <w:rFonts w:eastAsia="Calibri"/>
                                </w:rPr>
                                <w:t xml:space="preserve">  ZZ20160126 de OSOYOO </w:t>
                              </w:r>
                            </w:p>
                            <w:p w14:paraId="4CD39634" w14:textId="16F9B9E4" w:rsidR="00357C7F" w:rsidRPr="00D5742D" w:rsidRDefault="00357C7F" w:rsidP="00357C7F">
                              <w:pPr>
                                <w:spacing w:line="257" w:lineRule="auto"/>
                              </w:pPr>
                              <w:r>
                                <w:rPr>
                                  <w:rFonts w:eastAsia="Calibri"/>
                                </w:rPr>
                                <w:t>But : détecter le passage des pièces pour pouvoir les compter.</w:t>
                              </w:r>
                            </w:p>
                            <w:p w14:paraId="576B4F2D" w14:textId="0AD5241B" w:rsidR="00357C7F" w:rsidRDefault="00357C7F" w:rsidP="00357C7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80E8" id="Zone de texte 29" o:spid="_x0000_s1032" type="#_x0000_t202" style="position:absolute;margin-left:.15pt;margin-top:2.15pt;width:190.65pt;height:1in;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" fillcolor="white [3201]" strokeweight=".5pt">
                  <v:textbox>
                    <w:txbxContent>
                      <w:p w14:paraId="2DD6CF2A" w14:textId="24D6504E" w:rsidR="00357C7F" w:rsidRDefault="00357C7F" w:rsidP="00357C7F">
                        <w:pPr>
                          <w:spacing w:line="257" w:lineRule="auto"/>
                          <w:rPr>
                            <w:rFonts w:eastAsia="Calibri"/>
                          </w:rPr>
                        </w:pPr>
                        <w:proofErr w:type="gramStart"/>
                        <w:r w:rsidRPr="00D5742D">
                          <w:rPr>
                            <w:rFonts w:eastAsia="Calibri"/>
                            <w:b/>
                          </w:rPr>
                          <w:t xml:space="preserve">Capteurs </w:t>
                        </w:r>
                        <w:r>
                          <w:rPr>
                            <w:rFonts w:eastAsia="Calibri"/>
                            <w:b/>
                          </w:rPr>
                          <w:t>infrarouge</w:t>
                        </w:r>
                        <w:proofErr w:type="gramEnd"/>
                        <w:r w:rsidRPr="00D5742D">
                          <w:rPr>
                            <w:rFonts w:eastAsia="Calibri"/>
                            <w:b/>
                          </w:rPr>
                          <w:t xml:space="preserve"> :</w:t>
                        </w:r>
                        <w:r w:rsidRPr="00D5742D">
                          <w:rPr>
                            <w:rFonts w:eastAsia="Calibri"/>
                          </w:rPr>
                          <w:t xml:space="preserve">  ZZ20160126 de OSOYOO </w:t>
                        </w:r>
                      </w:p>
                      <w:p w14:paraId="4CD39634" w14:textId="16F9B9E4" w:rsidR="00357C7F" w:rsidRPr="00D5742D" w:rsidRDefault="00357C7F" w:rsidP="00357C7F">
                        <w:pPr>
                          <w:spacing w:line="257" w:lineRule="auto"/>
                        </w:pPr>
                        <w:r>
                          <w:rPr>
                            <w:rFonts w:eastAsia="Calibri"/>
                          </w:rPr>
                          <w:t>But : détecter le passage des pièces pour pouvoir les compter.</w:t>
                        </w:r>
                      </w:p>
                      <w:p w14:paraId="576B4F2D" w14:textId="0AD5241B" w:rsidR="00357C7F" w:rsidRDefault="00357C7F" w:rsidP="00357C7F">
                        <w:pPr>
                          <w:jc w:val="both"/>
                        </w:pPr>
                      </w:p>
                    </w:txbxContent>
                  </v:textbox>
                </v:shape>
              </w:pict>
            </mc:Fallback>
          </mc:AlternateContent>
        </w:r>
        <w:r w:rsidR="000F4EAC">
          <w:rPr>
            <w:rFonts w:eastAsia="Calibri"/>
            <w:b/>
            <w:noProof/>
          </w:rPr>
          <mc:AlternateContent>
            <mc:Choice Requires="wps">
              <w:drawing>
                <wp:anchor distT="0" distB="0" distL="114300" distR="114300" simplePos="0" relativeHeight="251658262" behindDoc="0" locked="0" layoutInCell="1" allowOverlap="1" wp14:anchorId="3BB7F8BF" wp14:editId="750F6BC0">
                  <wp:simplePos x="0" y="0"/>
                  <wp:positionH relativeFrom="column">
                    <wp:posOffset>3359150</wp:posOffset>
                  </wp:positionH>
                  <wp:positionV relativeFrom="paragraph">
                    <wp:posOffset>26312</wp:posOffset>
                  </wp:positionV>
                  <wp:extent cx="2589451" cy="1116701"/>
                  <wp:effectExtent l="0" t="0" r="14605" b="13970"/>
                  <wp:wrapNone/>
                  <wp:docPr id="30" name="Zone de texte 30"/>
                  <wp:cNvGraphicFramePr/>
                  <a:graphic xmlns:a="http://schemas.openxmlformats.org/drawingml/2006/main">
                    <a:graphicData uri="http://schemas.microsoft.com/office/word/2010/wordprocessingShape">
                      <wps:wsp>
                        <wps:cNvSpPr txBox="1"/>
                        <wps:spPr>
                          <a:xfrm>
                            <a:off x="0" y="0"/>
                            <a:ext cx="2589451" cy="1116701"/>
                          </a:xfrm>
                          <a:prstGeom prst="rect">
                            <a:avLst/>
                          </a:prstGeom>
                          <a:solidFill>
                            <a:schemeClr val="lt1"/>
                          </a:solidFill>
                          <a:ln w="6350">
                            <a:solidFill>
                              <a:prstClr val="black"/>
                            </a:solidFill>
                          </a:ln>
                        </wps:spPr>
                        <wps:txbx>
                          <w:txbxContent>
                            <w:p w14:paraId="4146F6DC" w14:textId="323176D4" w:rsidR="00357C7F" w:rsidRDefault="00357C7F" w:rsidP="00357C7F">
                              <w:pPr>
                                <w:spacing w:line="257" w:lineRule="auto"/>
                                <w:rPr>
                                  <w:rFonts w:eastAsia="Calibri"/>
                                  <w:b/>
                                </w:rPr>
                              </w:pPr>
                              <w:r>
                                <w:rPr>
                                  <w:rFonts w:eastAsia="Calibri"/>
                                  <w:b/>
                                </w:rPr>
                                <w:t>Clavier numérique</w:t>
                              </w:r>
                              <w:r w:rsidR="00CD7D63">
                                <w:rPr>
                                  <w:rFonts w:eastAsia="Calibri"/>
                                  <w:b/>
                                </w:rPr>
                                <w:t xml:space="preserve"> 4*4</w:t>
                              </w:r>
                            </w:p>
                            <w:p w14:paraId="7D4EB350" w14:textId="27119318" w:rsidR="00357C7F" w:rsidRDefault="00357C7F" w:rsidP="00357C7F">
                              <w:pPr>
                                <w:spacing w:line="257" w:lineRule="auto"/>
                                <w:rPr>
                                  <w:bCs/>
                                </w:rPr>
                              </w:pPr>
                              <w:r>
                                <w:rPr>
                                  <w:rFonts w:eastAsia="Calibri"/>
                                  <w:bCs/>
                                </w:rPr>
                                <w:t xml:space="preserve">But : </w:t>
                              </w:r>
                              <w:r w:rsidR="008A7DEC">
                                <w:rPr>
                                  <w:rFonts w:eastAsia="Calibri"/>
                                  <w:bCs/>
                                </w:rPr>
                                <w:t xml:space="preserve">donner de l’information à la machine </w:t>
                              </w:r>
                            </w:p>
                            <w:p w14:paraId="6844BC8F" w14:textId="68CA58B1" w:rsidR="007C363F" w:rsidRPr="00357C7F" w:rsidRDefault="00197404" w:rsidP="00357C7F">
                              <w:pPr>
                                <w:spacing w:line="257" w:lineRule="auto"/>
                                <w:rPr>
                                  <w:bCs/>
                                </w:rPr>
                              </w:pPr>
                              <w:r>
                                <w:rPr>
                                  <w:bCs/>
                                </w:rPr>
                                <w:t>(</w:t>
                              </w:r>
                              <w:proofErr w:type="gramStart"/>
                              <w:r>
                                <w:rPr>
                                  <w:bCs/>
                                </w:rPr>
                                <w:t>nous</w:t>
                              </w:r>
                              <w:proofErr w:type="gramEnd"/>
                              <w:r>
                                <w:rPr>
                                  <w:bCs/>
                                </w:rPr>
                                <w:t xml:space="preserve"> choisirons entre ce composant ou le 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F8BF" id="Zone de texte 30" o:spid="_x0000_s1033" type="#_x0000_t202" style="position:absolute;margin-left:264.5pt;margin-top:2.05pt;width:203.9pt;height:87.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" fillcolor="white [3201]" strokeweight=".5pt">
                  <v:textbox>
                    <w:txbxContent>
                      <w:p w14:paraId="4146F6DC" w14:textId="323176D4" w:rsidR="00357C7F" w:rsidRDefault="00357C7F" w:rsidP="00357C7F">
                        <w:pPr>
                          <w:spacing w:line="257" w:lineRule="auto"/>
                          <w:rPr>
                            <w:rFonts w:eastAsia="Calibri"/>
                            <w:b/>
                          </w:rPr>
                        </w:pPr>
                        <w:r>
                          <w:rPr>
                            <w:rFonts w:eastAsia="Calibri"/>
                            <w:b/>
                          </w:rPr>
                          <w:t>Clavier numérique</w:t>
                        </w:r>
                        <w:r w:rsidR="00CD7D63">
                          <w:rPr>
                            <w:rFonts w:eastAsia="Calibri"/>
                            <w:b/>
                          </w:rPr>
                          <w:t xml:space="preserve"> 4*4</w:t>
                        </w:r>
                      </w:p>
                      <w:p w14:paraId="7D4EB350" w14:textId="27119318" w:rsidR="00357C7F" w:rsidRDefault="00357C7F" w:rsidP="00357C7F">
                        <w:pPr>
                          <w:spacing w:line="257" w:lineRule="auto"/>
                          <w:rPr>
                            <w:bCs/>
                          </w:rPr>
                        </w:pPr>
                        <w:r>
                          <w:rPr>
                            <w:rFonts w:eastAsia="Calibri"/>
                            <w:bCs/>
                          </w:rPr>
                          <w:t xml:space="preserve">But : </w:t>
                        </w:r>
                        <w:r w:rsidR="008A7DEC">
                          <w:rPr>
                            <w:rFonts w:eastAsia="Calibri"/>
                            <w:bCs/>
                          </w:rPr>
                          <w:t xml:space="preserve">donner de l’information à la machine </w:t>
                        </w:r>
                      </w:p>
                      <w:p w14:paraId="6844BC8F" w14:textId="68CA58B1" w:rsidR="007C363F" w:rsidRPr="00357C7F" w:rsidRDefault="00197404" w:rsidP="00357C7F">
                        <w:pPr>
                          <w:spacing w:line="257" w:lineRule="auto"/>
                          <w:rPr>
                            <w:bCs/>
                          </w:rPr>
                        </w:pPr>
                        <w:r>
                          <w:rPr>
                            <w:bCs/>
                          </w:rPr>
                          <w:t>(</w:t>
                        </w:r>
                        <w:proofErr w:type="gramStart"/>
                        <w:r>
                          <w:rPr>
                            <w:bCs/>
                          </w:rPr>
                          <w:t>nous</w:t>
                        </w:r>
                        <w:proofErr w:type="gramEnd"/>
                        <w:r>
                          <w:rPr>
                            <w:bCs/>
                          </w:rPr>
                          <w:t xml:space="preserve"> choisirons entre ce composant ou le Bluetooth)</w:t>
                        </w:r>
                      </w:p>
                    </w:txbxContent>
                  </v:textbox>
                </v:shape>
              </w:pict>
            </mc:Fallback>
          </mc:AlternateContent>
        </w:r>
      </w:ins>
    </w:p>
    <w:p w14:paraId="262249EE" w14:textId="7CC1A3F3" w:rsidR="3577F5CD" w:rsidRPr="00D5742D" w:rsidRDefault="3577F5CD" w:rsidP="3577F5CD">
      <w:pPr>
        <w:spacing w:line="257" w:lineRule="auto"/>
        <w:rPr>
          <w:rFonts w:eastAsia="Calibri"/>
          <w:b/>
          <w:bCs/>
          <w:u w:val="single"/>
        </w:rPr>
      </w:pPr>
    </w:p>
    <w:p w14:paraId="2C92CB22" w14:textId="101C8C69" w:rsidR="511ABB5B" w:rsidRPr="00D5742D" w:rsidRDefault="511ABB5B" w:rsidP="511ABB5B">
      <w:pPr>
        <w:spacing w:line="257" w:lineRule="auto"/>
      </w:pPr>
    </w:p>
    <w:p w14:paraId="7095690C" w14:textId="291EB5A2" w:rsidR="511ABB5B" w:rsidRPr="00D5742D" w:rsidRDefault="511ABB5B" w:rsidP="511ABB5B">
      <w:pPr>
        <w:spacing w:line="257" w:lineRule="auto"/>
      </w:pPr>
    </w:p>
    <w:p w14:paraId="1401CFFA" w14:textId="3D111C12" w:rsidR="4ADA3DC1" w:rsidRDefault="4ADA3DC1" w:rsidP="4ADA3DC1">
      <w:pPr>
        <w:spacing w:line="257" w:lineRule="auto"/>
      </w:pPr>
    </w:p>
    <w:p w14:paraId="5F66F8B8" w14:textId="0C6091B9" w:rsidR="000F4EAC" w:rsidRDefault="000F4EAC" w:rsidP="4ADA3DC1">
      <w:pPr>
        <w:spacing w:line="257" w:lineRule="auto"/>
      </w:pPr>
    </w:p>
    <w:p w14:paraId="6FC328BE" w14:textId="25F6C0D0" w:rsidR="000F4EAC" w:rsidRDefault="00F23AA8" w:rsidP="4ADA3DC1">
      <w:pPr>
        <w:spacing w:line="257" w:lineRule="auto"/>
      </w:pPr>
      <w:r w:rsidRPr="00D5742D">
        <w:rPr>
          <w:noProof/>
        </w:rPr>
        <w:drawing>
          <wp:anchor distT="0" distB="0" distL="114300" distR="114300" simplePos="0" relativeHeight="251665431" behindDoc="0" locked="0" layoutInCell="1" allowOverlap="1" wp14:anchorId="75CBAFB4" wp14:editId="77351F4C">
            <wp:simplePos x="0" y="0"/>
            <wp:positionH relativeFrom="column">
              <wp:posOffset>218941</wp:posOffset>
            </wp:positionH>
            <wp:positionV relativeFrom="paragraph">
              <wp:posOffset>18200</wp:posOffset>
            </wp:positionV>
            <wp:extent cx="1854000" cy="1692000"/>
            <wp:effectExtent l="0" t="0" r="635" b="0"/>
            <wp:wrapNone/>
            <wp:docPr id="1656921853" name="Picture 1656921853"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1853" name="Picture 1656921853" descr="Une image contenant équipement électron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1854000" cy="1692000"/>
                    </a:xfrm>
                    <a:prstGeom prst="rect">
                      <a:avLst/>
                    </a:prstGeom>
                  </pic:spPr>
                </pic:pic>
              </a:graphicData>
            </a:graphic>
            <wp14:sizeRelH relativeFrom="margin">
              <wp14:pctWidth>0</wp14:pctWidth>
            </wp14:sizeRelH>
            <wp14:sizeRelV relativeFrom="margin">
              <wp14:pctHeight>0</wp14:pctHeight>
            </wp14:sizeRelV>
          </wp:anchor>
        </w:drawing>
      </w:r>
    </w:p>
    <w:p w14:paraId="49D40E60" w14:textId="7CB162D8" w:rsidR="000F4EAC" w:rsidRDefault="000F4EAC" w:rsidP="4ADA3DC1">
      <w:pPr>
        <w:spacing w:line="257" w:lineRule="auto"/>
      </w:pPr>
      <w:r>
        <w:rPr>
          <w:noProof/>
        </w:rPr>
        <w:drawing>
          <wp:anchor distT="0" distB="0" distL="114300" distR="114300" simplePos="0" relativeHeight="251658263" behindDoc="0" locked="0" layoutInCell="1" allowOverlap="1" wp14:anchorId="2710BDBA" wp14:editId="50A1859B">
            <wp:simplePos x="0" y="0"/>
            <wp:positionH relativeFrom="column">
              <wp:posOffset>3732494</wp:posOffset>
            </wp:positionH>
            <wp:positionV relativeFrom="paragraph">
              <wp:posOffset>130523</wp:posOffset>
            </wp:positionV>
            <wp:extent cx="2077200" cy="2077200"/>
            <wp:effectExtent l="0" t="0" r="5715" b="5715"/>
            <wp:wrapNone/>
            <wp:docPr id="68451581" name="Picture 68451581" descr="Plastic 4X4 Membrane Keypad, Rs 500 /piece Expand Electronics | ID:  853211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51581"/>
                    <pic:cNvPicPr/>
                  </pic:nvPicPr>
                  <pic:blipFill>
                    <a:blip r:embed="rId29">
                      <a:extLst>
                        <a:ext uri="{28A0092B-C50C-407E-A947-70E740481C1C}">
                          <a14:useLocalDpi xmlns:a14="http://schemas.microsoft.com/office/drawing/2010/main" val="0"/>
                        </a:ext>
                      </a:extLst>
                    </a:blip>
                    <a:stretch>
                      <a:fillRect/>
                    </a:stretch>
                  </pic:blipFill>
                  <pic:spPr>
                    <a:xfrm>
                      <a:off x="0" y="0"/>
                      <a:ext cx="2077200" cy="2077200"/>
                    </a:xfrm>
                    <a:prstGeom prst="rect">
                      <a:avLst/>
                    </a:prstGeom>
                  </pic:spPr>
                </pic:pic>
              </a:graphicData>
            </a:graphic>
            <wp14:sizeRelH relativeFrom="margin">
              <wp14:pctWidth>0</wp14:pctWidth>
            </wp14:sizeRelH>
            <wp14:sizeRelV relativeFrom="margin">
              <wp14:pctHeight>0</wp14:pctHeight>
            </wp14:sizeRelV>
          </wp:anchor>
        </w:drawing>
      </w:r>
    </w:p>
    <w:p w14:paraId="75E132A0" w14:textId="52570CB0" w:rsidR="000F4EAC" w:rsidRPr="00D5742D" w:rsidRDefault="000F4EAC" w:rsidP="4ADA3DC1">
      <w:pPr>
        <w:spacing w:line="257" w:lineRule="auto"/>
        <w:rPr>
          <w:u w:val="single"/>
        </w:rPr>
      </w:pPr>
    </w:p>
    <w:p w14:paraId="4EFC6765" w14:textId="78490FF9" w:rsidR="43ABB1D3" w:rsidRPr="00D5742D" w:rsidRDefault="43ABB1D3" w:rsidP="4ADA3DC1">
      <w:pPr>
        <w:spacing w:line="257" w:lineRule="auto"/>
      </w:pPr>
    </w:p>
    <w:p w14:paraId="516D14CD" w14:textId="064FC10F" w:rsidR="43ABB1D3" w:rsidRDefault="43ABB1D3" w:rsidP="4ADA3DC1">
      <w:pPr>
        <w:spacing w:line="257" w:lineRule="auto"/>
        <w:rPr>
          <w:rFonts w:eastAsia="Calibri"/>
        </w:rPr>
      </w:pPr>
      <w:r w:rsidRPr="00D5742D">
        <w:rPr>
          <w:rFonts w:eastAsia="Calibri"/>
        </w:rPr>
        <w:t xml:space="preserve">                </w:t>
      </w:r>
    </w:p>
    <w:p w14:paraId="3CAE1997" w14:textId="3609F087" w:rsidR="00F23AA8" w:rsidRDefault="00F23AA8" w:rsidP="4ADA3DC1">
      <w:pPr>
        <w:spacing w:line="257" w:lineRule="auto"/>
        <w:rPr>
          <w:rFonts w:eastAsia="Calibri"/>
        </w:rPr>
      </w:pPr>
    </w:p>
    <w:p w14:paraId="365D4A21" w14:textId="2D6B9374" w:rsidR="00F23AA8" w:rsidRDefault="00F23AA8" w:rsidP="4ADA3DC1">
      <w:pPr>
        <w:spacing w:line="257" w:lineRule="auto"/>
        <w:rPr>
          <w:rFonts w:eastAsia="Calibri"/>
        </w:rPr>
      </w:pPr>
    </w:p>
    <w:p w14:paraId="13048310" w14:textId="2F24BFF3" w:rsidR="00F23AA8" w:rsidRDefault="00F23AA8" w:rsidP="4ADA3DC1">
      <w:pPr>
        <w:spacing w:line="257" w:lineRule="auto"/>
        <w:rPr>
          <w:rFonts w:eastAsia="Calibri"/>
        </w:rPr>
      </w:pPr>
    </w:p>
    <w:p w14:paraId="2FE49D87" w14:textId="542D648B" w:rsidR="00F23AA8" w:rsidRDefault="00F23AA8" w:rsidP="4ADA3DC1">
      <w:pPr>
        <w:spacing w:line="257" w:lineRule="auto"/>
        <w:rPr>
          <w:rFonts w:eastAsia="Calibri"/>
        </w:rPr>
      </w:pPr>
    </w:p>
    <w:p w14:paraId="6C7717B0" w14:textId="5A7FBD44" w:rsidR="00F23AA8" w:rsidRDefault="00F23AA8" w:rsidP="4ADA3DC1">
      <w:pPr>
        <w:spacing w:line="257" w:lineRule="auto"/>
        <w:rPr>
          <w:rFonts w:eastAsia="Calibri"/>
        </w:rPr>
      </w:pPr>
    </w:p>
    <w:p w14:paraId="718CAD3F" w14:textId="1A1C9E04" w:rsidR="00F23AA8" w:rsidRDefault="00F23AA8" w:rsidP="4ADA3DC1">
      <w:pPr>
        <w:spacing w:line="257" w:lineRule="auto"/>
        <w:rPr>
          <w:rFonts w:eastAsia="Calibri"/>
        </w:rPr>
      </w:pPr>
    </w:p>
    <w:p w14:paraId="56E6CE5A" w14:textId="31B6D91E" w:rsidR="00F23AA8" w:rsidRDefault="00F23AA8" w:rsidP="4ADA3DC1">
      <w:pPr>
        <w:spacing w:line="257" w:lineRule="auto"/>
        <w:rPr>
          <w:rFonts w:eastAsia="Calibri"/>
        </w:rPr>
      </w:pPr>
    </w:p>
    <w:p w14:paraId="4EB411CA" w14:textId="77777777" w:rsidR="00F23AA8" w:rsidRPr="00D5742D" w:rsidRDefault="00F23AA8" w:rsidP="4ADA3DC1">
      <w:pPr>
        <w:spacing w:line="257" w:lineRule="auto"/>
      </w:pPr>
    </w:p>
    <w:p w14:paraId="6034140F" w14:textId="54607087" w:rsidR="43ABB1D3" w:rsidRPr="00D5742D" w:rsidRDefault="000F4EAC" w:rsidP="4ADA3DC1">
      <w:pPr>
        <w:spacing w:line="257" w:lineRule="auto"/>
      </w:pPr>
      <w:ins w:id="3" w:author="Julie Robertson">
        <w:r>
          <w:rPr>
            <w:noProof/>
          </w:rPr>
          <mc:AlternateContent>
            <mc:Choice Requires="wps">
              <w:drawing>
                <wp:anchor distT="0" distB="0" distL="114300" distR="114300" simplePos="0" relativeHeight="251661335" behindDoc="0" locked="0" layoutInCell="1" allowOverlap="1" wp14:anchorId="66E18F2A" wp14:editId="55271DC0">
                  <wp:simplePos x="0" y="0"/>
                  <wp:positionH relativeFrom="column">
                    <wp:posOffset>3225030</wp:posOffset>
                  </wp:positionH>
                  <wp:positionV relativeFrom="paragraph">
                    <wp:posOffset>187325</wp:posOffset>
                  </wp:positionV>
                  <wp:extent cx="2588400" cy="961200"/>
                  <wp:effectExtent l="0" t="0" r="15240" b="17145"/>
                  <wp:wrapNone/>
                  <wp:docPr id="32" name="Zone de texte 31"/>
                  <wp:cNvGraphicFramePr/>
                  <a:graphic xmlns:a="http://schemas.openxmlformats.org/drawingml/2006/main">
                    <a:graphicData uri="http://schemas.microsoft.com/office/word/2010/wordprocessingShape">
                      <wps:wsp>
                        <wps:cNvSpPr txBox="1"/>
                        <wps:spPr>
                          <a:xfrm>
                            <a:off x="0" y="0"/>
                            <a:ext cx="2588400" cy="961200"/>
                          </a:xfrm>
                          <a:prstGeom prst="rect">
                            <a:avLst/>
                          </a:prstGeom>
                          <a:solidFill>
                            <a:schemeClr val="lt1"/>
                          </a:solidFill>
                          <a:ln w="6350">
                            <a:solidFill>
                              <a:prstClr val="black"/>
                            </a:solidFill>
                          </a:ln>
                        </wps:spPr>
                        <wps:txbx>
                          <w:txbxContent>
                            <w:p w14:paraId="0B761086" w14:textId="141C936E" w:rsidR="000F4EAC" w:rsidRPr="000F4EAC" w:rsidRDefault="000F4EAC" w:rsidP="000F4EAC">
                              <w:pPr>
                                <w:spacing w:line="257" w:lineRule="auto"/>
                                <w:rPr>
                                  <w:rFonts w:eastAsia="Calibri"/>
                                  <w:bCs/>
                                </w:rPr>
                              </w:pPr>
                              <w:r>
                                <w:rPr>
                                  <w:rFonts w:eastAsia="Calibri"/>
                                  <w:b/>
                                </w:rPr>
                                <w:t xml:space="preserve">Module Bluetooth : </w:t>
                              </w:r>
                              <w:r>
                                <w:rPr>
                                  <w:rFonts w:eastAsia="Calibri"/>
                                  <w:bCs/>
                                </w:rPr>
                                <w:t>HC-06</w:t>
                              </w:r>
                            </w:p>
                            <w:p w14:paraId="4B64A7F7" w14:textId="30BA1D0E" w:rsidR="000F4EAC" w:rsidRPr="00B60312" w:rsidRDefault="000F4EAC" w:rsidP="000F4EAC">
                              <w:pPr>
                                <w:spacing w:line="257" w:lineRule="auto"/>
                                <w:rPr>
                                  <w:bCs/>
                                </w:rPr>
                              </w:pPr>
                              <w:r>
                                <w:rPr>
                                  <w:rFonts w:eastAsia="Calibri"/>
                                  <w:bCs/>
                                </w:rPr>
                                <w:t xml:space="preserve">But : </w:t>
                              </w:r>
                              <w:r w:rsidR="00221CCF">
                                <w:rPr>
                                  <w:rFonts w:eastAsia="Calibri"/>
                                  <w:bCs/>
                                </w:rPr>
                                <w:t>permettre de se connecter à un téléphone pour d</w:t>
                              </w:r>
                              <w:r w:rsidR="004F7123">
                                <w:rPr>
                                  <w:rFonts w:eastAsia="Calibri"/>
                                  <w:bCs/>
                                </w:rPr>
                                <w:t>ire à la machine quel montant est dû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18F2A" id="_x0000_s1034" type="#_x0000_t202" style="position:absolute;margin-left:253.95pt;margin-top:14.75pt;width:203.8pt;height:75.7pt;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" fillcolor="white [3201]" strokeweight=".5pt">
                  <v:textbox>
                    <w:txbxContent>
                      <w:p w14:paraId="0B761086" w14:textId="141C936E" w:rsidR="000F4EAC" w:rsidRPr="000F4EAC" w:rsidRDefault="000F4EAC" w:rsidP="000F4EAC">
                        <w:pPr>
                          <w:spacing w:line="257" w:lineRule="auto"/>
                          <w:rPr>
                            <w:rFonts w:eastAsia="Calibri"/>
                            <w:bCs/>
                          </w:rPr>
                        </w:pPr>
                        <w:r>
                          <w:rPr>
                            <w:rFonts w:eastAsia="Calibri"/>
                            <w:b/>
                          </w:rPr>
                          <w:t xml:space="preserve">Module Bluetooth : </w:t>
                        </w:r>
                        <w:r>
                          <w:rPr>
                            <w:rFonts w:eastAsia="Calibri"/>
                            <w:bCs/>
                          </w:rPr>
                          <w:t>HC-06</w:t>
                        </w:r>
                      </w:p>
                      <w:p w14:paraId="4B64A7F7" w14:textId="30BA1D0E" w:rsidR="000F4EAC" w:rsidRPr="00B60312" w:rsidRDefault="000F4EAC" w:rsidP="000F4EAC">
                        <w:pPr>
                          <w:spacing w:line="257" w:lineRule="auto"/>
                          <w:rPr>
                            <w:bCs/>
                          </w:rPr>
                        </w:pPr>
                        <w:r>
                          <w:rPr>
                            <w:rFonts w:eastAsia="Calibri"/>
                            <w:bCs/>
                          </w:rPr>
                          <w:t xml:space="preserve">But : </w:t>
                        </w:r>
                        <w:r w:rsidR="00221CCF">
                          <w:rPr>
                            <w:rFonts w:eastAsia="Calibri"/>
                            <w:bCs/>
                          </w:rPr>
                          <w:t>permettre de se connecter à un téléphone pour d</w:t>
                        </w:r>
                        <w:r w:rsidR="004F7123">
                          <w:rPr>
                            <w:rFonts w:eastAsia="Calibri"/>
                            <w:bCs/>
                          </w:rPr>
                          <w:t>ire à la machine quel montant est dû par l’utilisateur</w:t>
                        </w:r>
                      </w:p>
                    </w:txbxContent>
                  </v:textbox>
                </v:shape>
              </w:pict>
            </mc:Fallback>
          </mc:AlternateContent>
        </w:r>
      </w:ins>
      <w:r w:rsidR="43ABB1D3" w:rsidRPr="00D5742D">
        <w:rPr>
          <w:rFonts w:eastAsia="Calibri"/>
        </w:rPr>
        <w:t xml:space="preserve"> </w:t>
      </w:r>
    </w:p>
    <w:p w14:paraId="3A740BB3" w14:textId="68F34D64" w:rsidR="4ADA3DC1" w:rsidRPr="00D5742D" w:rsidRDefault="00960468" w:rsidP="4ADA3DC1">
      <w:pPr>
        <w:spacing w:line="257" w:lineRule="auto"/>
      </w:pPr>
      <w:ins w:id="4" w:author="Julie Robertson">
        <w:r>
          <w:rPr>
            <w:noProof/>
          </w:rPr>
          <mc:AlternateContent>
            <mc:Choice Requires="wps">
              <w:drawing>
                <wp:inline distT="0" distB="0" distL="114300" distR="114300" wp14:anchorId="33A2C8AB" wp14:editId="267212DA">
                  <wp:extent cx="2589451" cy="962952"/>
                  <wp:effectExtent l="0" t="0" r="14605" b="15240"/>
                  <wp:docPr id="1221925874" name="Zone de texte 31"/>
                  <wp:cNvGraphicFramePr/>
                  <a:graphic xmlns:a="http://schemas.openxmlformats.org/drawingml/2006/main">
                    <a:graphicData uri="http://schemas.microsoft.com/office/word/2010/wordprocessingShape">
                      <wps:wsp>
                        <wps:cNvSpPr txBox="1"/>
                        <wps:spPr>
                          <a:xfrm>
                            <a:off x="0" y="0"/>
                            <a:ext cx="2589451" cy="962952"/>
                          </a:xfrm>
                          <a:prstGeom prst="rect">
                            <a:avLst/>
                          </a:prstGeom>
                          <a:solidFill>
                            <a:schemeClr val="lt1"/>
                          </a:solidFill>
                          <a:ln w="6350">
                            <a:solidFill>
                              <a:prstClr val="black"/>
                            </a:solidFill>
                          </a:ln>
                        </wps:spPr>
                        <wps:txbx>
                          <w:txbxContent>
                            <w:p w14:paraId="5406D808" w14:textId="79A6D897" w:rsidR="00960468" w:rsidRDefault="00B60312" w:rsidP="00960468">
                              <w:pPr>
                                <w:spacing w:line="257" w:lineRule="auto"/>
                                <w:rPr>
                                  <w:rFonts w:eastAsia="Calibri"/>
                                  <w:b/>
                                </w:rPr>
                              </w:pPr>
                              <w:r>
                                <w:rPr>
                                  <w:rFonts w:eastAsia="Calibri"/>
                                  <w:b/>
                                </w:rPr>
                                <w:t>Bouton poussoir</w:t>
                              </w:r>
                            </w:p>
                            <w:p w14:paraId="10D0032F" w14:textId="45CF3339" w:rsidR="00B60312" w:rsidRPr="00B60312" w:rsidRDefault="00D6612C" w:rsidP="00960468">
                              <w:pPr>
                                <w:spacing w:line="257" w:lineRule="auto"/>
                                <w:rPr>
                                  <w:bCs/>
                                </w:rPr>
                              </w:pPr>
                              <w:r>
                                <w:rPr>
                                  <w:rFonts w:eastAsia="Calibri"/>
                                  <w:bCs/>
                                </w:rPr>
                                <w:t xml:space="preserve">But : </w:t>
                              </w:r>
                              <w:r w:rsidR="00C31359">
                                <w:rPr>
                                  <w:rFonts w:eastAsia="Calibri"/>
                                  <w:bCs/>
                                </w:rPr>
                                <w:t>l’utilisateur appuie dessus lorsqu’il a donné toutes ses pièces à la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2C8AB" id="Zone de texte 31" o:spid="_x0000_s1035" type="#_x0000_t202" style="width:203.9pt;height: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" fillcolor="white [3201]" strokeweight=".5pt">
                  <v:textbox>
                    <w:txbxContent>
                      <w:p w14:paraId="5406D808" w14:textId="79A6D897" w:rsidR="00960468" w:rsidRDefault="00B60312" w:rsidP="00960468">
                        <w:pPr>
                          <w:spacing w:line="257" w:lineRule="auto"/>
                          <w:rPr>
                            <w:rFonts w:eastAsia="Calibri"/>
                            <w:b/>
                          </w:rPr>
                        </w:pPr>
                        <w:r>
                          <w:rPr>
                            <w:rFonts w:eastAsia="Calibri"/>
                            <w:b/>
                          </w:rPr>
                          <w:t>Bouton poussoir</w:t>
                        </w:r>
                      </w:p>
                      <w:p w14:paraId="10D0032F" w14:textId="45CF3339" w:rsidR="00B60312" w:rsidRPr="00B60312" w:rsidRDefault="00D6612C" w:rsidP="00960468">
                        <w:pPr>
                          <w:spacing w:line="257" w:lineRule="auto"/>
                          <w:rPr>
                            <w:bCs/>
                          </w:rPr>
                        </w:pPr>
                        <w:r>
                          <w:rPr>
                            <w:rFonts w:eastAsia="Calibri"/>
                            <w:bCs/>
                          </w:rPr>
                          <w:t xml:space="preserve">But : </w:t>
                        </w:r>
                        <w:r w:rsidR="00C31359">
                          <w:rPr>
                            <w:rFonts w:eastAsia="Calibri"/>
                            <w:bCs/>
                          </w:rPr>
                          <w:t>l’utilisateur appuie dessus lorsqu’il a donné toutes ses pièces à la machine</w:t>
                        </w:r>
                      </w:p>
                    </w:txbxContent>
                  </v:textbox>
                  <w10:anchorlock/>
                </v:shape>
              </w:pict>
            </mc:Fallback>
          </mc:AlternateContent>
        </w:r>
      </w:ins>
    </w:p>
    <w:p w14:paraId="6B51203D" w14:textId="50DF713F" w:rsidR="4ADA3DC1" w:rsidRPr="00D5742D" w:rsidRDefault="00F23AA8" w:rsidP="4ADA3DC1">
      <w:pPr>
        <w:rPr>
          <w:color w:val="000000" w:themeColor="text1"/>
        </w:rPr>
      </w:pPr>
      <w:r>
        <w:rPr>
          <w:noProof/>
        </w:rPr>
        <w:drawing>
          <wp:anchor distT="0" distB="0" distL="114300" distR="114300" simplePos="0" relativeHeight="251664407" behindDoc="0" locked="0" layoutInCell="1" allowOverlap="1" wp14:anchorId="1400B1BB" wp14:editId="5F32AFD4">
            <wp:simplePos x="0" y="0"/>
            <wp:positionH relativeFrom="column">
              <wp:posOffset>3813560</wp:posOffset>
            </wp:positionH>
            <wp:positionV relativeFrom="paragraph">
              <wp:posOffset>164661</wp:posOffset>
            </wp:positionV>
            <wp:extent cx="1635617" cy="1325008"/>
            <wp:effectExtent l="0" t="0" r="3175" b="0"/>
            <wp:wrapNone/>
            <wp:docPr id="1193299631" name="Picture 1193299631" descr="ARDUINO HC-06: Arduino : module sans fil 4duino HC-06 chez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35617" cy="1325008"/>
                    </a:xfrm>
                    <a:prstGeom prst="rect">
                      <a:avLst/>
                    </a:prstGeom>
                  </pic:spPr>
                </pic:pic>
              </a:graphicData>
            </a:graphic>
            <wp14:sizeRelH relativeFrom="margin">
              <wp14:pctWidth>0</wp14:pctWidth>
            </wp14:sizeRelH>
            <wp14:sizeRelV relativeFrom="margin">
              <wp14:pctHeight>0</wp14:pctHeight>
            </wp14:sizeRelV>
          </wp:anchor>
        </w:drawing>
      </w:r>
    </w:p>
    <w:p w14:paraId="43DCD36E" w14:textId="43DEAEA9" w:rsidR="00C42E93" w:rsidRPr="00904F6E" w:rsidRDefault="00F23AA8" w:rsidP="40DFB96B">
      <w:r>
        <w:rPr>
          <w:noProof/>
        </w:rPr>
        <w:drawing>
          <wp:anchor distT="0" distB="0" distL="114300" distR="114300" simplePos="0" relativeHeight="251660311" behindDoc="0" locked="0" layoutInCell="1" allowOverlap="1" wp14:anchorId="552C597D" wp14:editId="216885B0">
            <wp:simplePos x="0" y="0"/>
            <wp:positionH relativeFrom="column">
              <wp:posOffset>516559</wp:posOffset>
            </wp:positionH>
            <wp:positionV relativeFrom="paragraph">
              <wp:posOffset>156845</wp:posOffset>
            </wp:positionV>
            <wp:extent cx="1249251" cy="1249251"/>
            <wp:effectExtent l="0" t="0" r="0" b="0"/>
            <wp:wrapNone/>
            <wp:docPr id="1366051334" name="Picture 1366051334" descr="ARDUINO BOUTON POUSSOIR TUTO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051334"/>
                    <pic:cNvPicPr/>
                  </pic:nvPicPr>
                  <pic:blipFill>
                    <a:blip r:embed="rId31">
                      <a:extLst>
                        <a:ext uri="{28A0092B-C50C-407E-A947-70E740481C1C}">
                          <a14:useLocalDpi xmlns:a14="http://schemas.microsoft.com/office/drawing/2010/main" val="0"/>
                        </a:ext>
                      </a:extLst>
                    </a:blip>
                    <a:stretch>
                      <a:fillRect/>
                    </a:stretch>
                  </pic:blipFill>
                  <pic:spPr>
                    <a:xfrm>
                      <a:off x="0" y="0"/>
                      <a:ext cx="1249251" cy="1249251"/>
                    </a:xfrm>
                    <a:prstGeom prst="rect">
                      <a:avLst/>
                    </a:prstGeom>
                  </pic:spPr>
                </pic:pic>
              </a:graphicData>
            </a:graphic>
            <wp14:sizeRelH relativeFrom="margin">
              <wp14:pctWidth>0</wp14:pctWidth>
            </wp14:sizeRelH>
            <wp14:sizeRelV relativeFrom="margin">
              <wp14:pctHeight>0</wp14:pctHeight>
            </wp14:sizeRelV>
          </wp:anchor>
        </w:drawing>
      </w:r>
    </w:p>
    <w:p w14:paraId="2578611C" w14:textId="5471F5AD" w:rsidR="237ED50C" w:rsidRDefault="237ED50C" w:rsidP="237ED50C"/>
    <w:p w14:paraId="60ADB8FD" w14:textId="12C1EF94" w:rsidR="237ED50C" w:rsidRDefault="237ED50C" w:rsidP="237ED50C"/>
    <w:p w14:paraId="3C04A0EE" w14:textId="59D6735A" w:rsidR="78C19B31" w:rsidRDefault="78C19B31" w:rsidP="78C19B31"/>
    <w:p w14:paraId="65BE2A22" w14:textId="676B2097" w:rsidR="20403A8E" w:rsidRDefault="20403A8E" w:rsidP="78C19B31"/>
    <w:p w14:paraId="1C448976" w14:textId="40258D4A" w:rsidR="552B25B3" w:rsidRDefault="552B25B3" w:rsidP="552B25B3"/>
    <w:p w14:paraId="73AA031C" w14:textId="4EAD3467" w:rsidR="552B25B3" w:rsidRDefault="552B25B3" w:rsidP="552B25B3"/>
    <w:p w14:paraId="4511E530" w14:textId="3C56834F" w:rsidR="552B25B3" w:rsidRDefault="552B25B3" w:rsidP="552B25B3"/>
    <w:p w14:paraId="32F5C5A1" w14:textId="0AA99173" w:rsidR="20403A8E" w:rsidRDefault="20403A8E" w:rsidP="552B25B3"/>
    <w:p w14:paraId="1F2D1132" w14:textId="520EE1DB" w:rsidR="3C3217F5" w:rsidRDefault="3C3217F5" w:rsidP="3C3217F5"/>
    <w:p w14:paraId="706A80E2" w14:textId="55674614" w:rsidR="3C3217F5" w:rsidRDefault="3C3217F5" w:rsidP="3C3217F5"/>
    <w:p w14:paraId="393AA46D" w14:textId="7E78FA2A" w:rsidR="552B25B3" w:rsidRDefault="552B25B3" w:rsidP="552B25B3"/>
    <w:p w14:paraId="43F5EE15" w14:textId="094C115F" w:rsidR="00C42E93" w:rsidRPr="00904F6E" w:rsidRDefault="00C42E93" w:rsidP="40DFB96B"/>
    <w:p w14:paraId="603D6FA8" w14:textId="77777777" w:rsidR="00F23AA8" w:rsidRPr="00A327EE" w:rsidRDefault="00F23AA8" w:rsidP="00F23AA8">
      <w:pPr>
        <w:jc w:val="both"/>
        <w:rPr>
          <w:b/>
          <w:bCs/>
          <w:color w:val="C00000"/>
          <w:sz w:val="36"/>
          <w:szCs w:val="36"/>
        </w:rPr>
      </w:pPr>
      <w:r w:rsidRPr="00A327EE">
        <w:rPr>
          <w:b/>
          <w:bCs/>
          <w:color w:val="C00000"/>
          <w:sz w:val="36"/>
          <w:szCs w:val="36"/>
        </w:rPr>
        <w:t>Conclusion</w:t>
      </w:r>
    </w:p>
    <w:p w14:paraId="2FF164D0" w14:textId="77777777" w:rsidR="00F23AA8" w:rsidRDefault="00F23AA8" w:rsidP="00F23AA8">
      <w:pPr>
        <w:jc w:val="both"/>
        <w:rPr>
          <w:color w:val="000000" w:themeColor="text1"/>
        </w:rPr>
      </w:pPr>
    </w:p>
    <w:p w14:paraId="62847DB6" w14:textId="6A6F0EC3" w:rsidR="00C42E93" w:rsidRPr="00904F6E" w:rsidRDefault="00F23AA8" w:rsidP="00F23AA8">
      <w:pPr>
        <w:jc w:val="both"/>
        <w:rPr>
          <w:color w:val="000000" w:themeColor="text1"/>
        </w:rPr>
      </w:pPr>
      <w:r>
        <w:rPr>
          <w:color w:val="000000" w:themeColor="text1"/>
        </w:rPr>
        <w:t xml:space="preserve">Après avoir étudié cinq projets différents mais en même temps qui comportent des similarités, nous avons réussi à trouver comment nous allons mettre en œuvre notre projet. Certains points sont fixés, comme le fait que nous allons trier les pièces en fonction de leur diamètre, mais d’autres points sont encore variables, comme l’utilisation d’un clavier numérique ou d’un système Bluetooth en fonction de l’acceptation par notre professeur de notre première option ou non. </w:t>
      </w:r>
    </w:p>
    <w:sectPr w:rsidR="00C42E93" w:rsidRPr="00904F6E" w:rsidSect="001229F8">
      <w:headerReference w:type="default" r:id="rId32"/>
      <w:footerReference w:type="even" r:id="rId33"/>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33444" w14:textId="77777777" w:rsidR="006D2043" w:rsidRDefault="006D2043" w:rsidP="00061BBA">
      <w:r>
        <w:separator/>
      </w:r>
    </w:p>
  </w:endnote>
  <w:endnote w:type="continuationSeparator" w:id="0">
    <w:p w14:paraId="75F4BFCD" w14:textId="77777777" w:rsidR="006D2043" w:rsidRDefault="006D2043" w:rsidP="00061BBA">
      <w:r>
        <w:continuationSeparator/>
      </w:r>
    </w:p>
  </w:endnote>
  <w:endnote w:type="continuationNotice" w:id="1">
    <w:p w14:paraId="477FA26B" w14:textId="77777777" w:rsidR="006D2043" w:rsidRDefault="006D20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38876159"/>
      <w:docPartObj>
        <w:docPartGallery w:val="Page Numbers (Bottom of Page)"/>
        <w:docPartUnique/>
      </w:docPartObj>
    </w:sdtPr>
    <w:sdtContent>
      <w:p w14:paraId="23A7DDE4" w14:textId="41505E44" w:rsidR="0037176A" w:rsidRDefault="0037176A" w:rsidP="001229F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2EE1BA9" w14:textId="77777777" w:rsidR="0037176A" w:rsidRDefault="0037176A" w:rsidP="0037176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683015119"/>
      <w:docPartObj>
        <w:docPartGallery w:val="Page Numbers (Bottom of Page)"/>
        <w:docPartUnique/>
      </w:docPartObj>
    </w:sdtPr>
    <w:sdtContent>
      <w:p w14:paraId="17C1D079" w14:textId="5539F333" w:rsidR="0037176A" w:rsidRDefault="0037176A" w:rsidP="001229F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47836B8D" w14:textId="77777777" w:rsidR="0037176A" w:rsidRDefault="0037176A" w:rsidP="0037176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70511" w14:textId="77777777" w:rsidR="006D2043" w:rsidRDefault="006D2043" w:rsidP="00061BBA">
      <w:r>
        <w:separator/>
      </w:r>
    </w:p>
  </w:footnote>
  <w:footnote w:type="continuationSeparator" w:id="0">
    <w:p w14:paraId="2694A128" w14:textId="77777777" w:rsidR="006D2043" w:rsidRDefault="006D2043" w:rsidP="00061BBA">
      <w:r>
        <w:continuationSeparator/>
      </w:r>
    </w:p>
  </w:footnote>
  <w:footnote w:type="continuationNotice" w:id="1">
    <w:p w14:paraId="5E59F44C" w14:textId="77777777" w:rsidR="006D2043" w:rsidRDefault="006D20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5BB1D" w14:textId="198C2460" w:rsidR="00601CA1" w:rsidRDefault="00A87226" w:rsidP="00601CA1">
    <w:r>
      <w:rPr>
        <w:noProof/>
      </w:rPr>
      <w:drawing>
        <wp:anchor distT="0" distB="0" distL="114300" distR="114300" simplePos="0" relativeHeight="251658240" behindDoc="0" locked="0" layoutInCell="1" allowOverlap="1" wp14:anchorId="0A024FC8" wp14:editId="3611DF5D">
          <wp:simplePos x="0" y="0"/>
          <wp:positionH relativeFrom="column">
            <wp:posOffset>-628077</wp:posOffset>
          </wp:positionH>
          <wp:positionV relativeFrom="paragraph">
            <wp:posOffset>-212886</wp:posOffset>
          </wp:positionV>
          <wp:extent cx="1512000" cy="457028"/>
          <wp:effectExtent l="0" t="0" r="0" b="635"/>
          <wp:wrapNone/>
          <wp:docPr id="3" name="Image 3" descr="Logo UNS PNS — UniversitÃ© Nice Sophia Antipo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UNS PNS — UniversitÃ© Nice Sophia Antipoli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000" cy="457028"/>
                  </a:xfrm>
                  <a:prstGeom prst="rect">
                    <a:avLst/>
                  </a:prstGeom>
                  <a:noFill/>
                  <a:ln>
                    <a:noFill/>
                  </a:ln>
                </pic:spPr>
              </pic:pic>
            </a:graphicData>
          </a:graphic>
          <wp14:sizeRelH relativeFrom="margin">
            <wp14:pctWidth>0</wp14:pctWidth>
          </wp14:sizeRelH>
        </wp:anchor>
      </w:drawing>
    </w:r>
    <w:r>
      <w:fldChar w:fldCharType="begin"/>
    </w:r>
    <w:r>
      <w:instrText xml:space="preserve"> INCLUDEPICTURE "/var/folders/k7/4kxht6pd659713whnqn6kz1r0000gn/T/com.microsoft.Word/WebArchiveCopyPasteTempFiles/jAcU3RY5GMAAAAASUVORK5CYII=" \* MERGEFORMATINET </w:instrText>
    </w:r>
    <w:r>
      <w:fldChar w:fldCharType="end"/>
    </w:r>
  </w:p>
  <w:p w14:paraId="4A830150" w14:textId="77777777" w:rsidR="00061BBA" w:rsidRDefault="00061B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60C9"/>
    <w:multiLevelType w:val="hybridMultilevel"/>
    <w:tmpl w:val="8256B0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6854"/>
    <w:multiLevelType w:val="hybridMultilevel"/>
    <w:tmpl w:val="077090D2"/>
    <w:lvl w:ilvl="0" w:tplc="A510D438">
      <w:start w:val="1"/>
      <w:numFmt w:val="upperLetter"/>
      <w:lvlText w:val="%1."/>
      <w:lvlJc w:val="left"/>
      <w:pPr>
        <w:ind w:left="720" w:hanging="36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945430"/>
    <w:multiLevelType w:val="hybridMultilevel"/>
    <w:tmpl w:val="FE964B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753C2E"/>
    <w:multiLevelType w:val="hybridMultilevel"/>
    <w:tmpl w:val="CC2E8A12"/>
    <w:lvl w:ilvl="0" w:tplc="BA7497B6">
      <w:start w:val="2"/>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2CB72567"/>
    <w:multiLevelType w:val="hybridMultilevel"/>
    <w:tmpl w:val="1102D01E"/>
    <w:lvl w:ilvl="0" w:tplc="18027CE0">
      <w:start w:val="1"/>
      <w:numFmt w:val="bullet"/>
      <w:lvlText w:val=""/>
      <w:lvlJc w:val="left"/>
      <w:pPr>
        <w:ind w:left="720" w:hanging="360"/>
      </w:pPr>
      <w:rPr>
        <w:rFonts w:ascii="Wingdings" w:hAnsi="Wingdings" w:hint="default"/>
      </w:rPr>
    </w:lvl>
    <w:lvl w:ilvl="1" w:tplc="38A0B9F0">
      <w:start w:val="1"/>
      <w:numFmt w:val="lowerLetter"/>
      <w:lvlText w:val="%2)"/>
      <w:lvlJc w:val="left"/>
      <w:pPr>
        <w:ind w:left="1080" w:hanging="360"/>
      </w:pPr>
      <w:rPr>
        <w:rFonts w:hint="default"/>
      </w:rPr>
    </w:lvl>
    <w:lvl w:ilvl="2" w:tplc="B18CC694">
      <w:start w:val="1"/>
      <w:numFmt w:val="bullet"/>
      <w:lvlText w:val=""/>
      <w:lvlJc w:val="left"/>
      <w:pPr>
        <w:ind w:left="1440" w:hanging="360"/>
      </w:pPr>
      <w:rPr>
        <w:rFonts w:ascii="Wingdings" w:hAnsi="Wingdings" w:hint="default"/>
      </w:rPr>
    </w:lvl>
    <w:lvl w:ilvl="3" w:tplc="C57489FE">
      <w:start w:val="1"/>
      <w:numFmt w:val="bullet"/>
      <w:lvlText w:val=""/>
      <w:lvlJc w:val="left"/>
      <w:pPr>
        <w:ind w:left="1800" w:hanging="360"/>
      </w:pPr>
      <w:rPr>
        <w:rFonts w:ascii="Symbol" w:hAnsi="Symbol" w:hint="default"/>
      </w:rPr>
    </w:lvl>
    <w:lvl w:ilvl="4" w:tplc="4B7C35DA">
      <w:start w:val="1"/>
      <w:numFmt w:val="bullet"/>
      <w:lvlText w:val=""/>
      <w:lvlJc w:val="left"/>
      <w:pPr>
        <w:ind w:left="2160" w:hanging="360"/>
      </w:pPr>
      <w:rPr>
        <w:rFonts w:ascii="Symbol" w:hAnsi="Symbol" w:hint="default"/>
      </w:rPr>
    </w:lvl>
    <w:lvl w:ilvl="5" w:tplc="3E14ECD8">
      <w:start w:val="1"/>
      <w:numFmt w:val="bullet"/>
      <w:lvlText w:val=""/>
      <w:lvlJc w:val="left"/>
      <w:pPr>
        <w:ind w:left="2520" w:hanging="360"/>
      </w:pPr>
      <w:rPr>
        <w:rFonts w:ascii="Wingdings" w:hAnsi="Wingdings" w:hint="default"/>
      </w:rPr>
    </w:lvl>
    <w:lvl w:ilvl="6" w:tplc="DF4AB3A0">
      <w:start w:val="1"/>
      <w:numFmt w:val="bullet"/>
      <w:lvlText w:val=""/>
      <w:lvlJc w:val="left"/>
      <w:pPr>
        <w:ind w:left="2880" w:hanging="360"/>
      </w:pPr>
      <w:rPr>
        <w:rFonts w:ascii="Wingdings" w:hAnsi="Wingdings" w:hint="default"/>
      </w:rPr>
    </w:lvl>
    <w:lvl w:ilvl="7" w:tplc="B4F845DC">
      <w:start w:val="1"/>
      <w:numFmt w:val="bullet"/>
      <w:lvlText w:val=""/>
      <w:lvlJc w:val="left"/>
      <w:pPr>
        <w:ind w:left="3240" w:hanging="360"/>
      </w:pPr>
      <w:rPr>
        <w:rFonts w:ascii="Symbol" w:hAnsi="Symbol" w:hint="default"/>
      </w:rPr>
    </w:lvl>
    <w:lvl w:ilvl="8" w:tplc="6952D9FA">
      <w:start w:val="1"/>
      <w:numFmt w:val="bullet"/>
      <w:lvlText w:val=""/>
      <w:lvlJc w:val="left"/>
      <w:pPr>
        <w:ind w:left="3600" w:hanging="360"/>
      </w:pPr>
      <w:rPr>
        <w:rFonts w:ascii="Symbol" w:hAnsi="Symbol" w:hint="default"/>
      </w:rPr>
    </w:lvl>
  </w:abstractNum>
  <w:abstractNum w:abstractNumId="5" w15:restartNumberingAfterBreak="0">
    <w:nsid w:val="380D05FF"/>
    <w:multiLevelType w:val="hybridMultilevel"/>
    <w:tmpl w:val="55DC5C3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958168E"/>
    <w:multiLevelType w:val="hybridMultilevel"/>
    <w:tmpl w:val="F99A21C4"/>
    <w:lvl w:ilvl="0" w:tplc="A202B0BE">
      <w:start w:val="1"/>
      <w:numFmt w:val="bullet"/>
      <w:lvlText w:val="-"/>
      <w:lvlJc w:val="left"/>
      <w:pPr>
        <w:ind w:left="1080" w:hanging="360"/>
      </w:pPr>
      <w:rPr>
        <w:rFonts w:ascii="Century Schoolbook" w:eastAsia="Times New Roman" w:hAnsi="Century Schoolbook" w:cs="Times New Roman"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C5674C5"/>
    <w:multiLevelType w:val="hybridMultilevel"/>
    <w:tmpl w:val="F46C712A"/>
    <w:lvl w:ilvl="0" w:tplc="040C000F">
      <w:start w:val="1"/>
      <w:numFmt w:val="decimal"/>
      <w:lvlText w:val="%1."/>
      <w:lvlJc w:val="lef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9A55C6"/>
    <w:multiLevelType w:val="hybridMultilevel"/>
    <w:tmpl w:val="0D84D86E"/>
    <w:lvl w:ilvl="0" w:tplc="1BC6E7EC">
      <w:start w:val="1"/>
      <w:numFmt w:val="bullet"/>
      <w:lvlText w:val="-"/>
      <w:lvlJc w:val="left"/>
      <w:pPr>
        <w:ind w:left="1080" w:hanging="360"/>
      </w:pPr>
      <w:rPr>
        <w:rFonts w:ascii="Century Schoolbook" w:eastAsia="Times New Roman" w:hAnsi="Century Schoolbook" w:cs="Times New Roman"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8B858C9"/>
    <w:multiLevelType w:val="hybridMultilevel"/>
    <w:tmpl w:val="4F365DA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793BF5"/>
    <w:multiLevelType w:val="hybridMultilevel"/>
    <w:tmpl w:val="DD942BF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4E065E"/>
    <w:multiLevelType w:val="hybridMultilevel"/>
    <w:tmpl w:val="D0ACE00A"/>
    <w:lvl w:ilvl="0" w:tplc="3D880FAC">
      <w:start w:val="1"/>
      <w:numFmt w:val="bullet"/>
      <w:lvlText w:val=""/>
      <w:lvlJc w:val="left"/>
      <w:pPr>
        <w:ind w:left="360" w:hanging="360"/>
      </w:pPr>
      <w:rPr>
        <w:rFonts w:ascii="Wingdings" w:hAnsi="Wingdings" w:hint="default"/>
      </w:rPr>
    </w:lvl>
    <w:lvl w:ilvl="1" w:tplc="85524312">
      <w:start w:val="1"/>
      <w:numFmt w:val="bullet"/>
      <w:lvlText w:val=""/>
      <w:lvlJc w:val="left"/>
      <w:pPr>
        <w:ind w:left="720" w:hanging="360"/>
      </w:pPr>
      <w:rPr>
        <w:rFonts w:ascii="Symbol" w:hAnsi="Symbol" w:hint="default"/>
      </w:rPr>
    </w:lvl>
    <w:lvl w:ilvl="2" w:tplc="58985598">
      <w:start w:val="1"/>
      <w:numFmt w:val="bullet"/>
      <w:lvlText w:val=""/>
      <w:lvlJc w:val="left"/>
      <w:pPr>
        <w:ind w:left="1080" w:hanging="360"/>
      </w:pPr>
      <w:rPr>
        <w:rFonts w:ascii="Wingdings" w:hAnsi="Wingdings" w:hint="default"/>
      </w:rPr>
    </w:lvl>
    <w:lvl w:ilvl="3" w:tplc="FA8C95AE">
      <w:start w:val="1"/>
      <w:numFmt w:val="bullet"/>
      <w:lvlText w:val=""/>
      <w:lvlJc w:val="left"/>
      <w:pPr>
        <w:ind w:left="1440" w:hanging="360"/>
      </w:pPr>
      <w:rPr>
        <w:rFonts w:ascii="Symbol" w:hAnsi="Symbol" w:hint="default"/>
      </w:rPr>
    </w:lvl>
    <w:lvl w:ilvl="4" w:tplc="A702886C">
      <w:start w:val="1"/>
      <w:numFmt w:val="bullet"/>
      <w:lvlText w:val=""/>
      <w:lvlJc w:val="left"/>
      <w:pPr>
        <w:ind w:left="1800" w:hanging="360"/>
      </w:pPr>
      <w:rPr>
        <w:rFonts w:ascii="Symbol" w:hAnsi="Symbol" w:hint="default"/>
      </w:rPr>
    </w:lvl>
    <w:lvl w:ilvl="5" w:tplc="32647532">
      <w:start w:val="1"/>
      <w:numFmt w:val="bullet"/>
      <w:lvlText w:val=""/>
      <w:lvlJc w:val="left"/>
      <w:pPr>
        <w:ind w:left="2160" w:hanging="360"/>
      </w:pPr>
      <w:rPr>
        <w:rFonts w:ascii="Wingdings" w:hAnsi="Wingdings" w:hint="default"/>
      </w:rPr>
    </w:lvl>
    <w:lvl w:ilvl="6" w:tplc="864C8200">
      <w:start w:val="1"/>
      <w:numFmt w:val="bullet"/>
      <w:lvlText w:val=""/>
      <w:lvlJc w:val="left"/>
      <w:pPr>
        <w:ind w:left="2520" w:hanging="360"/>
      </w:pPr>
      <w:rPr>
        <w:rFonts w:ascii="Wingdings" w:hAnsi="Wingdings" w:hint="default"/>
      </w:rPr>
    </w:lvl>
    <w:lvl w:ilvl="7" w:tplc="ABCC2048">
      <w:start w:val="1"/>
      <w:numFmt w:val="bullet"/>
      <w:lvlText w:val=""/>
      <w:lvlJc w:val="left"/>
      <w:pPr>
        <w:ind w:left="2880" w:hanging="360"/>
      </w:pPr>
      <w:rPr>
        <w:rFonts w:ascii="Symbol" w:hAnsi="Symbol" w:hint="default"/>
      </w:rPr>
    </w:lvl>
    <w:lvl w:ilvl="8" w:tplc="B3569FE8">
      <w:start w:val="1"/>
      <w:numFmt w:val="bullet"/>
      <w:lvlText w:val=""/>
      <w:lvlJc w:val="left"/>
      <w:pPr>
        <w:ind w:left="3240" w:hanging="360"/>
      </w:pPr>
      <w:rPr>
        <w:rFonts w:ascii="Symbol" w:hAnsi="Symbol" w:hint="default"/>
      </w:rPr>
    </w:lvl>
  </w:abstractNum>
  <w:abstractNum w:abstractNumId="12" w15:restartNumberingAfterBreak="0">
    <w:nsid w:val="67382EAC"/>
    <w:multiLevelType w:val="hybridMultilevel"/>
    <w:tmpl w:val="DFC058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AB4BB0"/>
    <w:multiLevelType w:val="hybridMultilevel"/>
    <w:tmpl w:val="6CDCA09A"/>
    <w:lvl w:ilvl="0" w:tplc="588EA772">
      <w:start w:val="1"/>
      <w:numFmt w:val="decimal"/>
      <w:lvlText w:val="%1."/>
      <w:lvlJc w:val="left"/>
      <w:pPr>
        <w:ind w:left="720" w:hanging="36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9C33101"/>
    <w:multiLevelType w:val="hybridMultilevel"/>
    <w:tmpl w:val="65D88C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BF97506"/>
    <w:multiLevelType w:val="hybridMultilevel"/>
    <w:tmpl w:val="34E0DD7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4E129E1"/>
    <w:multiLevelType w:val="hybridMultilevel"/>
    <w:tmpl w:val="6FA4651A"/>
    <w:lvl w:ilvl="0" w:tplc="BF141A5A">
      <w:start w:val="1"/>
      <w:numFmt w:val="decimal"/>
      <w:lvlText w:val="%1."/>
      <w:lvlJc w:val="left"/>
      <w:pPr>
        <w:ind w:left="720" w:hanging="36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B5CDA"/>
    <w:multiLevelType w:val="hybridMultilevel"/>
    <w:tmpl w:val="040C0021"/>
    <w:lvl w:ilvl="0" w:tplc="21EA627E">
      <w:start w:val="1"/>
      <w:numFmt w:val="bullet"/>
      <w:lvlText w:val=""/>
      <w:lvlJc w:val="left"/>
      <w:pPr>
        <w:ind w:left="360" w:hanging="360"/>
      </w:pPr>
      <w:rPr>
        <w:rFonts w:ascii="Wingdings" w:hAnsi="Wingdings" w:hint="default"/>
      </w:rPr>
    </w:lvl>
    <w:lvl w:ilvl="1" w:tplc="D1704C38">
      <w:start w:val="1"/>
      <w:numFmt w:val="bullet"/>
      <w:lvlText w:val=""/>
      <w:lvlJc w:val="left"/>
      <w:pPr>
        <w:ind w:left="720" w:hanging="360"/>
      </w:pPr>
      <w:rPr>
        <w:rFonts w:ascii="Wingdings" w:hAnsi="Wingdings" w:hint="default"/>
      </w:rPr>
    </w:lvl>
    <w:lvl w:ilvl="2" w:tplc="73A032C8">
      <w:start w:val="1"/>
      <w:numFmt w:val="bullet"/>
      <w:lvlText w:val=""/>
      <w:lvlJc w:val="left"/>
      <w:pPr>
        <w:ind w:left="1080" w:hanging="360"/>
      </w:pPr>
      <w:rPr>
        <w:rFonts w:ascii="Wingdings" w:hAnsi="Wingdings" w:hint="default"/>
      </w:rPr>
    </w:lvl>
    <w:lvl w:ilvl="3" w:tplc="AF5877DA">
      <w:start w:val="1"/>
      <w:numFmt w:val="bullet"/>
      <w:lvlText w:val=""/>
      <w:lvlJc w:val="left"/>
      <w:pPr>
        <w:ind w:left="1440" w:hanging="360"/>
      </w:pPr>
      <w:rPr>
        <w:rFonts w:ascii="Symbol" w:hAnsi="Symbol" w:hint="default"/>
      </w:rPr>
    </w:lvl>
    <w:lvl w:ilvl="4" w:tplc="89FAA720">
      <w:start w:val="1"/>
      <w:numFmt w:val="bullet"/>
      <w:lvlText w:val=""/>
      <w:lvlJc w:val="left"/>
      <w:pPr>
        <w:ind w:left="1800" w:hanging="360"/>
      </w:pPr>
      <w:rPr>
        <w:rFonts w:ascii="Symbol" w:hAnsi="Symbol" w:hint="default"/>
      </w:rPr>
    </w:lvl>
    <w:lvl w:ilvl="5" w:tplc="E98AD364">
      <w:start w:val="1"/>
      <w:numFmt w:val="bullet"/>
      <w:lvlText w:val=""/>
      <w:lvlJc w:val="left"/>
      <w:pPr>
        <w:ind w:left="2160" w:hanging="360"/>
      </w:pPr>
      <w:rPr>
        <w:rFonts w:ascii="Wingdings" w:hAnsi="Wingdings" w:hint="default"/>
      </w:rPr>
    </w:lvl>
    <w:lvl w:ilvl="6" w:tplc="33583568">
      <w:start w:val="1"/>
      <w:numFmt w:val="bullet"/>
      <w:lvlText w:val=""/>
      <w:lvlJc w:val="left"/>
      <w:pPr>
        <w:ind w:left="2520" w:hanging="360"/>
      </w:pPr>
      <w:rPr>
        <w:rFonts w:ascii="Wingdings" w:hAnsi="Wingdings" w:hint="default"/>
      </w:rPr>
    </w:lvl>
    <w:lvl w:ilvl="7" w:tplc="33AA539C">
      <w:start w:val="1"/>
      <w:numFmt w:val="bullet"/>
      <w:lvlText w:val=""/>
      <w:lvlJc w:val="left"/>
      <w:pPr>
        <w:ind w:left="2880" w:hanging="360"/>
      </w:pPr>
      <w:rPr>
        <w:rFonts w:ascii="Symbol" w:hAnsi="Symbol" w:hint="default"/>
      </w:rPr>
    </w:lvl>
    <w:lvl w:ilvl="8" w:tplc="00ECD250">
      <w:start w:val="1"/>
      <w:numFmt w:val="bullet"/>
      <w:lvlText w:val=""/>
      <w:lvlJc w:val="left"/>
      <w:pPr>
        <w:ind w:left="3240" w:hanging="360"/>
      </w:pPr>
      <w:rPr>
        <w:rFonts w:ascii="Symbol" w:hAnsi="Symbol" w:hint="default"/>
      </w:rPr>
    </w:lvl>
  </w:abstractNum>
  <w:abstractNum w:abstractNumId="18" w15:restartNumberingAfterBreak="0">
    <w:nsid w:val="7E111B0E"/>
    <w:multiLevelType w:val="hybridMultilevel"/>
    <w:tmpl w:val="5E1821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9"/>
  </w:num>
  <w:num w:numId="3">
    <w:abstractNumId w:val="7"/>
  </w:num>
  <w:num w:numId="4">
    <w:abstractNumId w:val="17"/>
  </w:num>
  <w:num w:numId="5">
    <w:abstractNumId w:val="11"/>
  </w:num>
  <w:num w:numId="6">
    <w:abstractNumId w:val="4"/>
  </w:num>
  <w:num w:numId="7">
    <w:abstractNumId w:val="0"/>
  </w:num>
  <w:num w:numId="8">
    <w:abstractNumId w:val="14"/>
  </w:num>
  <w:num w:numId="9">
    <w:abstractNumId w:val="5"/>
  </w:num>
  <w:num w:numId="10">
    <w:abstractNumId w:val="10"/>
  </w:num>
  <w:num w:numId="11">
    <w:abstractNumId w:val="6"/>
  </w:num>
  <w:num w:numId="12">
    <w:abstractNumId w:val="8"/>
  </w:num>
  <w:num w:numId="13">
    <w:abstractNumId w:val="18"/>
  </w:num>
  <w:num w:numId="14">
    <w:abstractNumId w:val="15"/>
  </w:num>
  <w:num w:numId="15">
    <w:abstractNumId w:val="12"/>
  </w:num>
  <w:num w:numId="16">
    <w:abstractNumId w:val="13"/>
  </w:num>
  <w:num w:numId="17">
    <w:abstractNumId w:val="1"/>
  </w:num>
  <w:num w:numId="18">
    <w:abstractNumId w:val="16"/>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e Robertson">
    <w15:presenceInfo w15:providerId="AD" w15:userId="S::julie.robertson@etu.unice.fr::f5840058-3a99-4c78-9d98-3ba324c19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BC"/>
    <w:rsid w:val="00000BE6"/>
    <w:rsid w:val="000022F0"/>
    <w:rsid w:val="00002AE4"/>
    <w:rsid w:val="00002E22"/>
    <w:rsid w:val="00003317"/>
    <w:rsid w:val="000058BD"/>
    <w:rsid w:val="0001142E"/>
    <w:rsid w:val="00011A7F"/>
    <w:rsid w:val="00012900"/>
    <w:rsid w:val="000136C3"/>
    <w:rsid w:val="00014918"/>
    <w:rsid w:val="00015262"/>
    <w:rsid w:val="00015526"/>
    <w:rsid w:val="00015B6B"/>
    <w:rsid w:val="00016102"/>
    <w:rsid w:val="00023AAB"/>
    <w:rsid w:val="00024ED9"/>
    <w:rsid w:val="00027F1B"/>
    <w:rsid w:val="00035F71"/>
    <w:rsid w:val="000378E7"/>
    <w:rsid w:val="00040044"/>
    <w:rsid w:val="0004071B"/>
    <w:rsid w:val="00042F0C"/>
    <w:rsid w:val="00045A9B"/>
    <w:rsid w:val="00045D40"/>
    <w:rsid w:val="00051DB9"/>
    <w:rsid w:val="0005349F"/>
    <w:rsid w:val="00053C41"/>
    <w:rsid w:val="000542C7"/>
    <w:rsid w:val="000577F8"/>
    <w:rsid w:val="00060847"/>
    <w:rsid w:val="00061BBA"/>
    <w:rsid w:val="00065998"/>
    <w:rsid w:val="000674C4"/>
    <w:rsid w:val="000742FA"/>
    <w:rsid w:val="0007503E"/>
    <w:rsid w:val="000771EB"/>
    <w:rsid w:val="00077F48"/>
    <w:rsid w:val="00080AF1"/>
    <w:rsid w:val="0008236E"/>
    <w:rsid w:val="00084A90"/>
    <w:rsid w:val="0008745D"/>
    <w:rsid w:val="00090172"/>
    <w:rsid w:val="00090F68"/>
    <w:rsid w:val="00091509"/>
    <w:rsid w:val="00091830"/>
    <w:rsid w:val="0009218D"/>
    <w:rsid w:val="0009249B"/>
    <w:rsid w:val="00094CCD"/>
    <w:rsid w:val="0009652F"/>
    <w:rsid w:val="000A1491"/>
    <w:rsid w:val="000A27F1"/>
    <w:rsid w:val="000A7ECC"/>
    <w:rsid w:val="000B17B3"/>
    <w:rsid w:val="000B328E"/>
    <w:rsid w:val="000B4A31"/>
    <w:rsid w:val="000B6C1C"/>
    <w:rsid w:val="000C0EC0"/>
    <w:rsid w:val="000C3D0C"/>
    <w:rsid w:val="000C6BAC"/>
    <w:rsid w:val="000C7176"/>
    <w:rsid w:val="000D1E47"/>
    <w:rsid w:val="000D2A55"/>
    <w:rsid w:val="000D3000"/>
    <w:rsid w:val="000D3EBF"/>
    <w:rsid w:val="000D5A06"/>
    <w:rsid w:val="000D6916"/>
    <w:rsid w:val="000E0547"/>
    <w:rsid w:val="000E1BDA"/>
    <w:rsid w:val="000E1FDA"/>
    <w:rsid w:val="000E23F3"/>
    <w:rsid w:val="000E2772"/>
    <w:rsid w:val="000E46D6"/>
    <w:rsid w:val="000E5961"/>
    <w:rsid w:val="000F2E2D"/>
    <w:rsid w:val="000F4EAC"/>
    <w:rsid w:val="000F64CC"/>
    <w:rsid w:val="000F7CD2"/>
    <w:rsid w:val="00101EAC"/>
    <w:rsid w:val="00105FCE"/>
    <w:rsid w:val="00106684"/>
    <w:rsid w:val="00107470"/>
    <w:rsid w:val="00111259"/>
    <w:rsid w:val="00111B67"/>
    <w:rsid w:val="00114C7F"/>
    <w:rsid w:val="0012146C"/>
    <w:rsid w:val="001229F8"/>
    <w:rsid w:val="001265C9"/>
    <w:rsid w:val="00127F50"/>
    <w:rsid w:val="001310E7"/>
    <w:rsid w:val="00133655"/>
    <w:rsid w:val="00133AE7"/>
    <w:rsid w:val="001404AB"/>
    <w:rsid w:val="00141F7B"/>
    <w:rsid w:val="001430C9"/>
    <w:rsid w:val="00143203"/>
    <w:rsid w:val="00143690"/>
    <w:rsid w:val="001442B3"/>
    <w:rsid w:val="00147B7D"/>
    <w:rsid w:val="0015028F"/>
    <w:rsid w:val="001528A1"/>
    <w:rsid w:val="00154497"/>
    <w:rsid w:val="00155DC7"/>
    <w:rsid w:val="00156177"/>
    <w:rsid w:val="001567BA"/>
    <w:rsid w:val="00161403"/>
    <w:rsid w:val="00162BBB"/>
    <w:rsid w:val="001635A8"/>
    <w:rsid w:val="00173059"/>
    <w:rsid w:val="001766CA"/>
    <w:rsid w:val="001822FC"/>
    <w:rsid w:val="001836C4"/>
    <w:rsid w:val="00183DCE"/>
    <w:rsid w:val="001851DD"/>
    <w:rsid w:val="00187668"/>
    <w:rsid w:val="00187923"/>
    <w:rsid w:val="001912A4"/>
    <w:rsid w:val="00191F21"/>
    <w:rsid w:val="00193A43"/>
    <w:rsid w:val="00197404"/>
    <w:rsid w:val="001A111A"/>
    <w:rsid w:val="001A2B78"/>
    <w:rsid w:val="001A3BB7"/>
    <w:rsid w:val="001A4916"/>
    <w:rsid w:val="001A7383"/>
    <w:rsid w:val="001A75AE"/>
    <w:rsid w:val="001B0D60"/>
    <w:rsid w:val="001B25C2"/>
    <w:rsid w:val="001B652B"/>
    <w:rsid w:val="001B696B"/>
    <w:rsid w:val="001C0105"/>
    <w:rsid w:val="001C05DE"/>
    <w:rsid w:val="001C2FAE"/>
    <w:rsid w:val="001C47D4"/>
    <w:rsid w:val="001C5FDF"/>
    <w:rsid w:val="001D04C6"/>
    <w:rsid w:val="001D31DF"/>
    <w:rsid w:val="001D57D5"/>
    <w:rsid w:val="001D78BF"/>
    <w:rsid w:val="001D78D7"/>
    <w:rsid w:val="001E49FC"/>
    <w:rsid w:val="001E579E"/>
    <w:rsid w:val="001E584F"/>
    <w:rsid w:val="001E7183"/>
    <w:rsid w:val="001E758A"/>
    <w:rsid w:val="001F0EFF"/>
    <w:rsid w:val="001F724F"/>
    <w:rsid w:val="00202B95"/>
    <w:rsid w:val="00205A65"/>
    <w:rsid w:val="00205D6B"/>
    <w:rsid w:val="00210E2C"/>
    <w:rsid w:val="00212C54"/>
    <w:rsid w:val="002161BC"/>
    <w:rsid w:val="00221CCF"/>
    <w:rsid w:val="0022224E"/>
    <w:rsid w:val="00222C25"/>
    <w:rsid w:val="002252AE"/>
    <w:rsid w:val="00226700"/>
    <w:rsid w:val="002306FE"/>
    <w:rsid w:val="0023329D"/>
    <w:rsid w:val="002427C3"/>
    <w:rsid w:val="00244A73"/>
    <w:rsid w:val="00245540"/>
    <w:rsid w:val="00245C19"/>
    <w:rsid w:val="00246B00"/>
    <w:rsid w:val="002471D2"/>
    <w:rsid w:val="0025347C"/>
    <w:rsid w:val="00253694"/>
    <w:rsid w:val="00253CAA"/>
    <w:rsid w:val="00257748"/>
    <w:rsid w:val="00260439"/>
    <w:rsid w:val="00260AB6"/>
    <w:rsid w:val="00261B34"/>
    <w:rsid w:val="00262431"/>
    <w:rsid w:val="0026778C"/>
    <w:rsid w:val="002741AD"/>
    <w:rsid w:val="00275CD9"/>
    <w:rsid w:val="0028103C"/>
    <w:rsid w:val="00286E5F"/>
    <w:rsid w:val="002925F5"/>
    <w:rsid w:val="002934BB"/>
    <w:rsid w:val="002939DA"/>
    <w:rsid w:val="00294020"/>
    <w:rsid w:val="002968F5"/>
    <w:rsid w:val="002A17A1"/>
    <w:rsid w:val="002A1F0C"/>
    <w:rsid w:val="002A23E4"/>
    <w:rsid w:val="002A37DE"/>
    <w:rsid w:val="002A5C72"/>
    <w:rsid w:val="002B024E"/>
    <w:rsid w:val="002B490C"/>
    <w:rsid w:val="002B5561"/>
    <w:rsid w:val="002B687C"/>
    <w:rsid w:val="002B6A2C"/>
    <w:rsid w:val="002C09DA"/>
    <w:rsid w:val="002C3057"/>
    <w:rsid w:val="002C3C8E"/>
    <w:rsid w:val="002D09C4"/>
    <w:rsid w:val="002D0CE5"/>
    <w:rsid w:val="002D3D66"/>
    <w:rsid w:val="002D4955"/>
    <w:rsid w:val="002D5D78"/>
    <w:rsid w:val="002D70A8"/>
    <w:rsid w:val="002D7AC3"/>
    <w:rsid w:val="002E156E"/>
    <w:rsid w:val="002E34D2"/>
    <w:rsid w:val="002E3F32"/>
    <w:rsid w:val="002E4EB6"/>
    <w:rsid w:val="002E7096"/>
    <w:rsid w:val="002F5651"/>
    <w:rsid w:val="002F7855"/>
    <w:rsid w:val="00306915"/>
    <w:rsid w:val="00306971"/>
    <w:rsid w:val="003128A8"/>
    <w:rsid w:val="0031568F"/>
    <w:rsid w:val="00321443"/>
    <w:rsid w:val="0032223E"/>
    <w:rsid w:val="003259F9"/>
    <w:rsid w:val="00325E17"/>
    <w:rsid w:val="0032766D"/>
    <w:rsid w:val="00327A39"/>
    <w:rsid w:val="003322DB"/>
    <w:rsid w:val="00333241"/>
    <w:rsid w:val="00333CAF"/>
    <w:rsid w:val="003356AB"/>
    <w:rsid w:val="003357A3"/>
    <w:rsid w:val="00335D19"/>
    <w:rsid w:val="00340065"/>
    <w:rsid w:val="003425E4"/>
    <w:rsid w:val="00343973"/>
    <w:rsid w:val="00344603"/>
    <w:rsid w:val="00347101"/>
    <w:rsid w:val="003474ED"/>
    <w:rsid w:val="0035467C"/>
    <w:rsid w:val="00354C90"/>
    <w:rsid w:val="00357C7F"/>
    <w:rsid w:val="00360965"/>
    <w:rsid w:val="003640A4"/>
    <w:rsid w:val="003664B2"/>
    <w:rsid w:val="00366809"/>
    <w:rsid w:val="0036778C"/>
    <w:rsid w:val="003709E5"/>
    <w:rsid w:val="00370AEA"/>
    <w:rsid w:val="0037176A"/>
    <w:rsid w:val="00371C31"/>
    <w:rsid w:val="00374F2F"/>
    <w:rsid w:val="00383C78"/>
    <w:rsid w:val="00385F65"/>
    <w:rsid w:val="00390D38"/>
    <w:rsid w:val="0039150A"/>
    <w:rsid w:val="003926C9"/>
    <w:rsid w:val="00392C30"/>
    <w:rsid w:val="00396DB2"/>
    <w:rsid w:val="00397962"/>
    <w:rsid w:val="003A225B"/>
    <w:rsid w:val="003A239B"/>
    <w:rsid w:val="003A29A4"/>
    <w:rsid w:val="003A538B"/>
    <w:rsid w:val="003A7EDC"/>
    <w:rsid w:val="003B2A7D"/>
    <w:rsid w:val="003B6F23"/>
    <w:rsid w:val="003B7093"/>
    <w:rsid w:val="003C5136"/>
    <w:rsid w:val="003C5A05"/>
    <w:rsid w:val="003C5FC4"/>
    <w:rsid w:val="003C7ED2"/>
    <w:rsid w:val="003D014C"/>
    <w:rsid w:val="003D2355"/>
    <w:rsid w:val="003E155A"/>
    <w:rsid w:val="003E3FAA"/>
    <w:rsid w:val="003E7943"/>
    <w:rsid w:val="003F005C"/>
    <w:rsid w:val="003F00ED"/>
    <w:rsid w:val="003F1839"/>
    <w:rsid w:val="003F1A28"/>
    <w:rsid w:val="003F329F"/>
    <w:rsid w:val="003F46DA"/>
    <w:rsid w:val="003F5E45"/>
    <w:rsid w:val="0040036A"/>
    <w:rsid w:val="00400EBF"/>
    <w:rsid w:val="0040414F"/>
    <w:rsid w:val="0040573A"/>
    <w:rsid w:val="00415B5A"/>
    <w:rsid w:val="00420430"/>
    <w:rsid w:val="00420D66"/>
    <w:rsid w:val="00423024"/>
    <w:rsid w:val="00426067"/>
    <w:rsid w:val="0042691A"/>
    <w:rsid w:val="00426C20"/>
    <w:rsid w:val="004271B7"/>
    <w:rsid w:val="00436ABD"/>
    <w:rsid w:val="004447E3"/>
    <w:rsid w:val="00444A3A"/>
    <w:rsid w:val="004510CB"/>
    <w:rsid w:val="00451EED"/>
    <w:rsid w:val="00453746"/>
    <w:rsid w:val="00454949"/>
    <w:rsid w:val="0045558F"/>
    <w:rsid w:val="00460150"/>
    <w:rsid w:val="00460989"/>
    <w:rsid w:val="00464940"/>
    <w:rsid w:val="0046608F"/>
    <w:rsid w:val="0047041A"/>
    <w:rsid w:val="00470E55"/>
    <w:rsid w:val="004721F0"/>
    <w:rsid w:val="004738A1"/>
    <w:rsid w:val="00474BCF"/>
    <w:rsid w:val="004757CC"/>
    <w:rsid w:val="00476F33"/>
    <w:rsid w:val="0047786B"/>
    <w:rsid w:val="00481F6B"/>
    <w:rsid w:val="004820A6"/>
    <w:rsid w:val="004826CE"/>
    <w:rsid w:val="004837C8"/>
    <w:rsid w:val="00487B86"/>
    <w:rsid w:val="00491DE3"/>
    <w:rsid w:val="00492F39"/>
    <w:rsid w:val="00492FDC"/>
    <w:rsid w:val="00496046"/>
    <w:rsid w:val="00496ADB"/>
    <w:rsid w:val="00497281"/>
    <w:rsid w:val="004A4FC2"/>
    <w:rsid w:val="004A7B62"/>
    <w:rsid w:val="004A7B78"/>
    <w:rsid w:val="004B2E57"/>
    <w:rsid w:val="004B3E53"/>
    <w:rsid w:val="004C0ABE"/>
    <w:rsid w:val="004C1521"/>
    <w:rsid w:val="004C16EE"/>
    <w:rsid w:val="004C30D4"/>
    <w:rsid w:val="004C63EA"/>
    <w:rsid w:val="004C7EA8"/>
    <w:rsid w:val="004D15FA"/>
    <w:rsid w:val="004D1B7D"/>
    <w:rsid w:val="004D51AD"/>
    <w:rsid w:val="004D61D6"/>
    <w:rsid w:val="004D7658"/>
    <w:rsid w:val="004E020A"/>
    <w:rsid w:val="004E1D1B"/>
    <w:rsid w:val="004E7013"/>
    <w:rsid w:val="004E725F"/>
    <w:rsid w:val="004F162C"/>
    <w:rsid w:val="004F30C7"/>
    <w:rsid w:val="004F3BF3"/>
    <w:rsid w:val="004F63DF"/>
    <w:rsid w:val="004F7123"/>
    <w:rsid w:val="0050024F"/>
    <w:rsid w:val="00500817"/>
    <w:rsid w:val="005015B8"/>
    <w:rsid w:val="00502523"/>
    <w:rsid w:val="0050442D"/>
    <w:rsid w:val="00505FA6"/>
    <w:rsid w:val="00506310"/>
    <w:rsid w:val="0050688A"/>
    <w:rsid w:val="00507B69"/>
    <w:rsid w:val="00507BBC"/>
    <w:rsid w:val="0051659E"/>
    <w:rsid w:val="00522151"/>
    <w:rsid w:val="00526445"/>
    <w:rsid w:val="005273A0"/>
    <w:rsid w:val="005320DF"/>
    <w:rsid w:val="00532D70"/>
    <w:rsid w:val="00534486"/>
    <w:rsid w:val="00536161"/>
    <w:rsid w:val="00536EF7"/>
    <w:rsid w:val="0053773C"/>
    <w:rsid w:val="00541641"/>
    <w:rsid w:val="0054309B"/>
    <w:rsid w:val="005438B9"/>
    <w:rsid w:val="00543AED"/>
    <w:rsid w:val="005471AC"/>
    <w:rsid w:val="0055197E"/>
    <w:rsid w:val="00556381"/>
    <w:rsid w:val="00557E7F"/>
    <w:rsid w:val="00564EF7"/>
    <w:rsid w:val="00565274"/>
    <w:rsid w:val="00565305"/>
    <w:rsid w:val="00571BB6"/>
    <w:rsid w:val="00572F46"/>
    <w:rsid w:val="00574233"/>
    <w:rsid w:val="00574317"/>
    <w:rsid w:val="005747BA"/>
    <w:rsid w:val="00576875"/>
    <w:rsid w:val="00576E4A"/>
    <w:rsid w:val="0057799F"/>
    <w:rsid w:val="005815D0"/>
    <w:rsid w:val="00581E55"/>
    <w:rsid w:val="00586E64"/>
    <w:rsid w:val="00586E83"/>
    <w:rsid w:val="00586FFE"/>
    <w:rsid w:val="005904F0"/>
    <w:rsid w:val="00590B67"/>
    <w:rsid w:val="00590E36"/>
    <w:rsid w:val="005916A4"/>
    <w:rsid w:val="00596BC4"/>
    <w:rsid w:val="00597A34"/>
    <w:rsid w:val="00597B7E"/>
    <w:rsid w:val="005A2205"/>
    <w:rsid w:val="005A3DA5"/>
    <w:rsid w:val="005A43CE"/>
    <w:rsid w:val="005B69D4"/>
    <w:rsid w:val="005B6D2A"/>
    <w:rsid w:val="005C3355"/>
    <w:rsid w:val="005C66E8"/>
    <w:rsid w:val="005C682D"/>
    <w:rsid w:val="005C745D"/>
    <w:rsid w:val="005D2D95"/>
    <w:rsid w:val="005D6567"/>
    <w:rsid w:val="005E21CF"/>
    <w:rsid w:val="005E5687"/>
    <w:rsid w:val="005E6AE3"/>
    <w:rsid w:val="005F006A"/>
    <w:rsid w:val="005F66BD"/>
    <w:rsid w:val="006000F9"/>
    <w:rsid w:val="00601BA6"/>
    <w:rsid w:val="00601CA1"/>
    <w:rsid w:val="0060685F"/>
    <w:rsid w:val="0060775D"/>
    <w:rsid w:val="0061508A"/>
    <w:rsid w:val="00616014"/>
    <w:rsid w:val="006271C8"/>
    <w:rsid w:val="00630BF6"/>
    <w:rsid w:val="006333CC"/>
    <w:rsid w:val="0063481E"/>
    <w:rsid w:val="0063623B"/>
    <w:rsid w:val="0063721C"/>
    <w:rsid w:val="00637495"/>
    <w:rsid w:val="00641516"/>
    <w:rsid w:val="006442A3"/>
    <w:rsid w:val="00644978"/>
    <w:rsid w:val="00647D70"/>
    <w:rsid w:val="00652D6E"/>
    <w:rsid w:val="00652FDC"/>
    <w:rsid w:val="006535C2"/>
    <w:rsid w:val="00653D8D"/>
    <w:rsid w:val="006540C7"/>
    <w:rsid w:val="0065524C"/>
    <w:rsid w:val="006572A3"/>
    <w:rsid w:val="00657C31"/>
    <w:rsid w:val="0066186C"/>
    <w:rsid w:val="00661BC0"/>
    <w:rsid w:val="006662E4"/>
    <w:rsid w:val="006666E2"/>
    <w:rsid w:val="006733F5"/>
    <w:rsid w:val="006740C5"/>
    <w:rsid w:val="006767FD"/>
    <w:rsid w:val="00676AF1"/>
    <w:rsid w:val="00676EC0"/>
    <w:rsid w:val="006770C4"/>
    <w:rsid w:val="00680CEF"/>
    <w:rsid w:val="0068181C"/>
    <w:rsid w:val="00682CB9"/>
    <w:rsid w:val="006867AF"/>
    <w:rsid w:val="00693F26"/>
    <w:rsid w:val="00695274"/>
    <w:rsid w:val="00696708"/>
    <w:rsid w:val="00697442"/>
    <w:rsid w:val="00697BC2"/>
    <w:rsid w:val="00697E80"/>
    <w:rsid w:val="006A0DE4"/>
    <w:rsid w:val="006A25E6"/>
    <w:rsid w:val="006A71B9"/>
    <w:rsid w:val="006B08CA"/>
    <w:rsid w:val="006B41CD"/>
    <w:rsid w:val="006B5493"/>
    <w:rsid w:val="006B71A2"/>
    <w:rsid w:val="006C10ED"/>
    <w:rsid w:val="006C1190"/>
    <w:rsid w:val="006C25C3"/>
    <w:rsid w:val="006C374D"/>
    <w:rsid w:val="006D0F28"/>
    <w:rsid w:val="006D1B36"/>
    <w:rsid w:val="006D2043"/>
    <w:rsid w:val="006D20A2"/>
    <w:rsid w:val="006D2293"/>
    <w:rsid w:val="006D354D"/>
    <w:rsid w:val="006D6399"/>
    <w:rsid w:val="006E02D9"/>
    <w:rsid w:val="006E22A4"/>
    <w:rsid w:val="006E71DF"/>
    <w:rsid w:val="006E7E26"/>
    <w:rsid w:val="006F2551"/>
    <w:rsid w:val="006F507E"/>
    <w:rsid w:val="00710DDD"/>
    <w:rsid w:val="00712D18"/>
    <w:rsid w:val="007153A3"/>
    <w:rsid w:val="00716626"/>
    <w:rsid w:val="0072328B"/>
    <w:rsid w:val="00727F4E"/>
    <w:rsid w:val="007334B6"/>
    <w:rsid w:val="00736E60"/>
    <w:rsid w:val="0073724F"/>
    <w:rsid w:val="00741AE0"/>
    <w:rsid w:val="007446FC"/>
    <w:rsid w:val="00745EC1"/>
    <w:rsid w:val="007474D8"/>
    <w:rsid w:val="00747AB9"/>
    <w:rsid w:val="00752C8C"/>
    <w:rsid w:val="00753488"/>
    <w:rsid w:val="007547B8"/>
    <w:rsid w:val="0075570C"/>
    <w:rsid w:val="007620D7"/>
    <w:rsid w:val="00765127"/>
    <w:rsid w:val="0077029E"/>
    <w:rsid w:val="00770313"/>
    <w:rsid w:val="0077171D"/>
    <w:rsid w:val="00773A07"/>
    <w:rsid w:val="00773C41"/>
    <w:rsid w:val="007754BA"/>
    <w:rsid w:val="00776434"/>
    <w:rsid w:val="0077711A"/>
    <w:rsid w:val="00777600"/>
    <w:rsid w:val="007813CD"/>
    <w:rsid w:val="00782572"/>
    <w:rsid w:val="00790056"/>
    <w:rsid w:val="0079074B"/>
    <w:rsid w:val="0079503F"/>
    <w:rsid w:val="00795486"/>
    <w:rsid w:val="00795ACF"/>
    <w:rsid w:val="00796B59"/>
    <w:rsid w:val="007A6A28"/>
    <w:rsid w:val="007B0A1B"/>
    <w:rsid w:val="007B2773"/>
    <w:rsid w:val="007B3FA7"/>
    <w:rsid w:val="007B48CE"/>
    <w:rsid w:val="007B4A8B"/>
    <w:rsid w:val="007B7A8D"/>
    <w:rsid w:val="007B7BBC"/>
    <w:rsid w:val="007C1477"/>
    <w:rsid w:val="007C165D"/>
    <w:rsid w:val="007C19D4"/>
    <w:rsid w:val="007C2DB8"/>
    <w:rsid w:val="007C363F"/>
    <w:rsid w:val="007C4F3B"/>
    <w:rsid w:val="007C72A6"/>
    <w:rsid w:val="007D1070"/>
    <w:rsid w:val="007D38A3"/>
    <w:rsid w:val="007D3F57"/>
    <w:rsid w:val="007D59A2"/>
    <w:rsid w:val="007E1CBB"/>
    <w:rsid w:val="007E28E1"/>
    <w:rsid w:val="007E3277"/>
    <w:rsid w:val="007E62BF"/>
    <w:rsid w:val="007E6A0F"/>
    <w:rsid w:val="007F1776"/>
    <w:rsid w:val="007F2B6A"/>
    <w:rsid w:val="007F2B9C"/>
    <w:rsid w:val="007F2BD0"/>
    <w:rsid w:val="007F3507"/>
    <w:rsid w:val="007F39D8"/>
    <w:rsid w:val="007F4091"/>
    <w:rsid w:val="007F5B4F"/>
    <w:rsid w:val="007F5E46"/>
    <w:rsid w:val="007F6773"/>
    <w:rsid w:val="007F681D"/>
    <w:rsid w:val="008119C2"/>
    <w:rsid w:val="0081510C"/>
    <w:rsid w:val="00816750"/>
    <w:rsid w:val="0081760B"/>
    <w:rsid w:val="00817D6B"/>
    <w:rsid w:val="008239EA"/>
    <w:rsid w:val="00824BA6"/>
    <w:rsid w:val="00825743"/>
    <w:rsid w:val="0082597A"/>
    <w:rsid w:val="008260CB"/>
    <w:rsid w:val="008269E3"/>
    <w:rsid w:val="00827C1B"/>
    <w:rsid w:val="0083335D"/>
    <w:rsid w:val="00834BC5"/>
    <w:rsid w:val="00834DF7"/>
    <w:rsid w:val="00834E55"/>
    <w:rsid w:val="00835E50"/>
    <w:rsid w:val="008377A1"/>
    <w:rsid w:val="00840921"/>
    <w:rsid w:val="00843D54"/>
    <w:rsid w:val="00845498"/>
    <w:rsid w:val="00846784"/>
    <w:rsid w:val="008468BB"/>
    <w:rsid w:val="00847974"/>
    <w:rsid w:val="00847F8E"/>
    <w:rsid w:val="0085416F"/>
    <w:rsid w:val="008564A2"/>
    <w:rsid w:val="00857B98"/>
    <w:rsid w:val="008625D6"/>
    <w:rsid w:val="00863991"/>
    <w:rsid w:val="00864736"/>
    <w:rsid w:val="00871109"/>
    <w:rsid w:val="008711E9"/>
    <w:rsid w:val="008715D9"/>
    <w:rsid w:val="0087319C"/>
    <w:rsid w:val="008740F6"/>
    <w:rsid w:val="0087476A"/>
    <w:rsid w:val="008803E5"/>
    <w:rsid w:val="00885A4D"/>
    <w:rsid w:val="00886F01"/>
    <w:rsid w:val="00887F4E"/>
    <w:rsid w:val="00890CA1"/>
    <w:rsid w:val="008918E3"/>
    <w:rsid w:val="00894DE5"/>
    <w:rsid w:val="00895152"/>
    <w:rsid w:val="008A2E7C"/>
    <w:rsid w:val="008A3ED8"/>
    <w:rsid w:val="008A6DEE"/>
    <w:rsid w:val="008A753B"/>
    <w:rsid w:val="008A7DEC"/>
    <w:rsid w:val="008B225F"/>
    <w:rsid w:val="008B35C3"/>
    <w:rsid w:val="008B542C"/>
    <w:rsid w:val="008C1ABB"/>
    <w:rsid w:val="008C2307"/>
    <w:rsid w:val="008C741A"/>
    <w:rsid w:val="008C77FC"/>
    <w:rsid w:val="008C7AFB"/>
    <w:rsid w:val="008C7D82"/>
    <w:rsid w:val="008D3789"/>
    <w:rsid w:val="008D6193"/>
    <w:rsid w:val="008D623C"/>
    <w:rsid w:val="008E04A8"/>
    <w:rsid w:val="008E4C19"/>
    <w:rsid w:val="008E5657"/>
    <w:rsid w:val="008E6DD9"/>
    <w:rsid w:val="008E7365"/>
    <w:rsid w:val="008F6224"/>
    <w:rsid w:val="008F62DA"/>
    <w:rsid w:val="008F6A63"/>
    <w:rsid w:val="008F751E"/>
    <w:rsid w:val="00902658"/>
    <w:rsid w:val="009045F3"/>
    <w:rsid w:val="00904F6E"/>
    <w:rsid w:val="009119BC"/>
    <w:rsid w:val="0091299F"/>
    <w:rsid w:val="00912A83"/>
    <w:rsid w:val="00916E7E"/>
    <w:rsid w:val="009227D1"/>
    <w:rsid w:val="00924206"/>
    <w:rsid w:val="009246D6"/>
    <w:rsid w:val="00924F53"/>
    <w:rsid w:val="009261EF"/>
    <w:rsid w:val="0093568C"/>
    <w:rsid w:val="00940700"/>
    <w:rsid w:val="00945E49"/>
    <w:rsid w:val="00952DEE"/>
    <w:rsid w:val="0095519C"/>
    <w:rsid w:val="00957056"/>
    <w:rsid w:val="009579A8"/>
    <w:rsid w:val="00960468"/>
    <w:rsid w:val="00963C94"/>
    <w:rsid w:val="00971763"/>
    <w:rsid w:val="00972E18"/>
    <w:rsid w:val="00974416"/>
    <w:rsid w:val="009747FB"/>
    <w:rsid w:val="00981E23"/>
    <w:rsid w:val="009842A9"/>
    <w:rsid w:val="00985D56"/>
    <w:rsid w:val="0098637B"/>
    <w:rsid w:val="00987B45"/>
    <w:rsid w:val="00992231"/>
    <w:rsid w:val="009928DF"/>
    <w:rsid w:val="0099296C"/>
    <w:rsid w:val="00996296"/>
    <w:rsid w:val="00996600"/>
    <w:rsid w:val="00996687"/>
    <w:rsid w:val="009977D0"/>
    <w:rsid w:val="009A0191"/>
    <w:rsid w:val="009A194F"/>
    <w:rsid w:val="009A33FE"/>
    <w:rsid w:val="009A511E"/>
    <w:rsid w:val="009A7015"/>
    <w:rsid w:val="009B08BE"/>
    <w:rsid w:val="009B51FB"/>
    <w:rsid w:val="009B5337"/>
    <w:rsid w:val="009C1BDD"/>
    <w:rsid w:val="009C32DE"/>
    <w:rsid w:val="009C3E43"/>
    <w:rsid w:val="009C5262"/>
    <w:rsid w:val="009C5921"/>
    <w:rsid w:val="009C69B2"/>
    <w:rsid w:val="009C6AF1"/>
    <w:rsid w:val="009C7DEC"/>
    <w:rsid w:val="009D0537"/>
    <w:rsid w:val="009D5057"/>
    <w:rsid w:val="009D52C3"/>
    <w:rsid w:val="009D6B6C"/>
    <w:rsid w:val="009E3EE7"/>
    <w:rsid w:val="009E430E"/>
    <w:rsid w:val="009E4D7C"/>
    <w:rsid w:val="009E63B8"/>
    <w:rsid w:val="009E7EFF"/>
    <w:rsid w:val="009F0DD7"/>
    <w:rsid w:val="009F1472"/>
    <w:rsid w:val="009F165F"/>
    <w:rsid w:val="009F2DD6"/>
    <w:rsid w:val="009F4330"/>
    <w:rsid w:val="009F54FA"/>
    <w:rsid w:val="009F5829"/>
    <w:rsid w:val="009F733A"/>
    <w:rsid w:val="00A02ECC"/>
    <w:rsid w:val="00A05F81"/>
    <w:rsid w:val="00A10FF3"/>
    <w:rsid w:val="00A15266"/>
    <w:rsid w:val="00A22D96"/>
    <w:rsid w:val="00A23C6E"/>
    <w:rsid w:val="00A2717B"/>
    <w:rsid w:val="00A27450"/>
    <w:rsid w:val="00A327EE"/>
    <w:rsid w:val="00A34846"/>
    <w:rsid w:val="00A35260"/>
    <w:rsid w:val="00A35F61"/>
    <w:rsid w:val="00A365B8"/>
    <w:rsid w:val="00A43453"/>
    <w:rsid w:val="00A44866"/>
    <w:rsid w:val="00A45A72"/>
    <w:rsid w:val="00A46976"/>
    <w:rsid w:val="00A46D61"/>
    <w:rsid w:val="00A63A57"/>
    <w:rsid w:val="00A705C2"/>
    <w:rsid w:val="00A72952"/>
    <w:rsid w:val="00A7368A"/>
    <w:rsid w:val="00A77037"/>
    <w:rsid w:val="00A81C48"/>
    <w:rsid w:val="00A81D32"/>
    <w:rsid w:val="00A85CC4"/>
    <w:rsid w:val="00A86FF3"/>
    <w:rsid w:val="00A87226"/>
    <w:rsid w:val="00A87567"/>
    <w:rsid w:val="00A9034E"/>
    <w:rsid w:val="00A93750"/>
    <w:rsid w:val="00A95573"/>
    <w:rsid w:val="00A97FEB"/>
    <w:rsid w:val="00AA0657"/>
    <w:rsid w:val="00AA6F3B"/>
    <w:rsid w:val="00AA771C"/>
    <w:rsid w:val="00AA7D2F"/>
    <w:rsid w:val="00AB2557"/>
    <w:rsid w:val="00AB25C4"/>
    <w:rsid w:val="00AB3808"/>
    <w:rsid w:val="00AC332E"/>
    <w:rsid w:val="00AC5458"/>
    <w:rsid w:val="00AC6489"/>
    <w:rsid w:val="00AD3BD9"/>
    <w:rsid w:val="00AD7F0D"/>
    <w:rsid w:val="00AE0369"/>
    <w:rsid w:val="00AE093E"/>
    <w:rsid w:val="00AE24D4"/>
    <w:rsid w:val="00AE4D08"/>
    <w:rsid w:val="00AE6BE7"/>
    <w:rsid w:val="00AF22C4"/>
    <w:rsid w:val="00AF3EF2"/>
    <w:rsid w:val="00AF6F61"/>
    <w:rsid w:val="00B003B2"/>
    <w:rsid w:val="00B02B26"/>
    <w:rsid w:val="00B02CDB"/>
    <w:rsid w:val="00B13523"/>
    <w:rsid w:val="00B2051F"/>
    <w:rsid w:val="00B23E9A"/>
    <w:rsid w:val="00B244FE"/>
    <w:rsid w:val="00B265C2"/>
    <w:rsid w:val="00B269C6"/>
    <w:rsid w:val="00B26EF0"/>
    <w:rsid w:val="00B27655"/>
    <w:rsid w:val="00B30039"/>
    <w:rsid w:val="00B33ABA"/>
    <w:rsid w:val="00B45CF2"/>
    <w:rsid w:val="00B469F5"/>
    <w:rsid w:val="00B53675"/>
    <w:rsid w:val="00B55EB7"/>
    <w:rsid w:val="00B60279"/>
    <w:rsid w:val="00B60312"/>
    <w:rsid w:val="00B61A24"/>
    <w:rsid w:val="00B629E5"/>
    <w:rsid w:val="00B65C7E"/>
    <w:rsid w:val="00B6620A"/>
    <w:rsid w:val="00B67CBF"/>
    <w:rsid w:val="00B7249F"/>
    <w:rsid w:val="00B77E14"/>
    <w:rsid w:val="00B8015C"/>
    <w:rsid w:val="00B82EA8"/>
    <w:rsid w:val="00B87A1F"/>
    <w:rsid w:val="00B90A2F"/>
    <w:rsid w:val="00B95291"/>
    <w:rsid w:val="00BA1806"/>
    <w:rsid w:val="00BA1C93"/>
    <w:rsid w:val="00BA1FFC"/>
    <w:rsid w:val="00BA629D"/>
    <w:rsid w:val="00BA6BA5"/>
    <w:rsid w:val="00BA7357"/>
    <w:rsid w:val="00BC0A07"/>
    <w:rsid w:val="00BC114A"/>
    <w:rsid w:val="00BC243E"/>
    <w:rsid w:val="00BC2A60"/>
    <w:rsid w:val="00BC3CC5"/>
    <w:rsid w:val="00BC46FA"/>
    <w:rsid w:val="00BC5025"/>
    <w:rsid w:val="00BC7415"/>
    <w:rsid w:val="00BC7724"/>
    <w:rsid w:val="00BD013C"/>
    <w:rsid w:val="00BE2F77"/>
    <w:rsid w:val="00BE5DD6"/>
    <w:rsid w:val="00BE6F8F"/>
    <w:rsid w:val="00BF3432"/>
    <w:rsid w:val="00BF4823"/>
    <w:rsid w:val="00BF5420"/>
    <w:rsid w:val="00BF77B4"/>
    <w:rsid w:val="00C00872"/>
    <w:rsid w:val="00C00A04"/>
    <w:rsid w:val="00C016BF"/>
    <w:rsid w:val="00C03E65"/>
    <w:rsid w:val="00C058F0"/>
    <w:rsid w:val="00C0616B"/>
    <w:rsid w:val="00C17A6F"/>
    <w:rsid w:val="00C22C96"/>
    <w:rsid w:val="00C234C3"/>
    <w:rsid w:val="00C23959"/>
    <w:rsid w:val="00C24571"/>
    <w:rsid w:val="00C310F5"/>
    <w:rsid w:val="00C31359"/>
    <w:rsid w:val="00C3196C"/>
    <w:rsid w:val="00C32FFE"/>
    <w:rsid w:val="00C350AD"/>
    <w:rsid w:val="00C35D3D"/>
    <w:rsid w:val="00C3678F"/>
    <w:rsid w:val="00C371FE"/>
    <w:rsid w:val="00C42E93"/>
    <w:rsid w:val="00C43272"/>
    <w:rsid w:val="00C43BAD"/>
    <w:rsid w:val="00C473F0"/>
    <w:rsid w:val="00C47A8B"/>
    <w:rsid w:val="00C51B82"/>
    <w:rsid w:val="00C5394C"/>
    <w:rsid w:val="00C54298"/>
    <w:rsid w:val="00C54D9D"/>
    <w:rsid w:val="00C5651A"/>
    <w:rsid w:val="00C57797"/>
    <w:rsid w:val="00C608BF"/>
    <w:rsid w:val="00C63FE4"/>
    <w:rsid w:val="00C65D43"/>
    <w:rsid w:val="00C70A8F"/>
    <w:rsid w:val="00C740E5"/>
    <w:rsid w:val="00C746E7"/>
    <w:rsid w:val="00C7653B"/>
    <w:rsid w:val="00C77A85"/>
    <w:rsid w:val="00C84C8C"/>
    <w:rsid w:val="00C856F4"/>
    <w:rsid w:val="00C86AF6"/>
    <w:rsid w:val="00C87490"/>
    <w:rsid w:val="00C874D2"/>
    <w:rsid w:val="00C87767"/>
    <w:rsid w:val="00C90D63"/>
    <w:rsid w:val="00C91E74"/>
    <w:rsid w:val="00C933A8"/>
    <w:rsid w:val="00C956E3"/>
    <w:rsid w:val="00C9617E"/>
    <w:rsid w:val="00CA0579"/>
    <w:rsid w:val="00CA1610"/>
    <w:rsid w:val="00CA37DD"/>
    <w:rsid w:val="00CA473B"/>
    <w:rsid w:val="00CA4982"/>
    <w:rsid w:val="00CA4E1B"/>
    <w:rsid w:val="00CA6FE2"/>
    <w:rsid w:val="00CB0A23"/>
    <w:rsid w:val="00CB0F97"/>
    <w:rsid w:val="00CB1A07"/>
    <w:rsid w:val="00CB20B6"/>
    <w:rsid w:val="00CC02EA"/>
    <w:rsid w:val="00CC2CE5"/>
    <w:rsid w:val="00CD029E"/>
    <w:rsid w:val="00CD36D2"/>
    <w:rsid w:val="00CD45E8"/>
    <w:rsid w:val="00CD5C58"/>
    <w:rsid w:val="00CD60FF"/>
    <w:rsid w:val="00CD61E3"/>
    <w:rsid w:val="00CD7D63"/>
    <w:rsid w:val="00CE1C15"/>
    <w:rsid w:val="00CE3D66"/>
    <w:rsid w:val="00CE403C"/>
    <w:rsid w:val="00CE4E5F"/>
    <w:rsid w:val="00CE5BAF"/>
    <w:rsid w:val="00CE7787"/>
    <w:rsid w:val="00CF1AC6"/>
    <w:rsid w:val="00CF7736"/>
    <w:rsid w:val="00D00237"/>
    <w:rsid w:val="00D00BD6"/>
    <w:rsid w:val="00D04D80"/>
    <w:rsid w:val="00D12411"/>
    <w:rsid w:val="00D178FC"/>
    <w:rsid w:val="00D21A20"/>
    <w:rsid w:val="00D22981"/>
    <w:rsid w:val="00D26253"/>
    <w:rsid w:val="00D27497"/>
    <w:rsid w:val="00D30F81"/>
    <w:rsid w:val="00D3192E"/>
    <w:rsid w:val="00D31CD9"/>
    <w:rsid w:val="00D3256E"/>
    <w:rsid w:val="00D342F2"/>
    <w:rsid w:val="00D3737B"/>
    <w:rsid w:val="00D37707"/>
    <w:rsid w:val="00D37B11"/>
    <w:rsid w:val="00D403BB"/>
    <w:rsid w:val="00D40576"/>
    <w:rsid w:val="00D41183"/>
    <w:rsid w:val="00D4291C"/>
    <w:rsid w:val="00D438AF"/>
    <w:rsid w:val="00D43F4B"/>
    <w:rsid w:val="00D464FC"/>
    <w:rsid w:val="00D46C84"/>
    <w:rsid w:val="00D52380"/>
    <w:rsid w:val="00D55614"/>
    <w:rsid w:val="00D5742D"/>
    <w:rsid w:val="00D60A0C"/>
    <w:rsid w:val="00D60A72"/>
    <w:rsid w:val="00D61E32"/>
    <w:rsid w:val="00D62F49"/>
    <w:rsid w:val="00D65085"/>
    <w:rsid w:val="00D6612C"/>
    <w:rsid w:val="00D67AA5"/>
    <w:rsid w:val="00D743E7"/>
    <w:rsid w:val="00D762DC"/>
    <w:rsid w:val="00D766E8"/>
    <w:rsid w:val="00D8309C"/>
    <w:rsid w:val="00D93A4D"/>
    <w:rsid w:val="00D94621"/>
    <w:rsid w:val="00D94B13"/>
    <w:rsid w:val="00D969F8"/>
    <w:rsid w:val="00D974F4"/>
    <w:rsid w:val="00DA0B38"/>
    <w:rsid w:val="00DA1FE7"/>
    <w:rsid w:val="00DA3906"/>
    <w:rsid w:val="00DA61E9"/>
    <w:rsid w:val="00DA6477"/>
    <w:rsid w:val="00DB3B3F"/>
    <w:rsid w:val="00DB3F3D"/>
    <w:rsid w:val="00DB4E94"/>
    <w:rsid w:val="00DB5DCF"/>
    <w:rsid w:val="00DC5551"/>
    <w:rsid w:val="00DD0EF7"/>
    <w:rsid w:val="00DD5834"/>
    <w:rsid w:val="00DE5C15"/>
    <w:rsid w:val="00DE7BC2"/>
    <w:rsid w:val="00DF082C"/>
    <w:rsid w:val="00DF27DE"/>
    <w:rsid w:val="00DF5CB9"/>
    <w:rsid w:val="00E00A2D"/>
    <w:rsid w:val="00E02DAB"/>
    <w:rsid w:val="00E0414B"/>
    <w:rsid w:val="00E05255"/>
    <w:rsid w:val="00E13173"/>
    <w:rsid w:val="00E13914"/>
    <w:rsid w:val="00E20B80"/>
    <w:rsid w:val="00E30D43"/>
    <w:rsid w:val="00E30DC4"/>
    <w:rsid w:val="00E32EBD"/>
    <w:rsid w:val="00E34012"/>
    <w:rsid w:val="00E36B13"/>
    <w:rsid w:val="00E41328"/>
    <w:rsid w:val="00E423D6"/>
    <w:rsid w:val="00E43895"/>
    <w:rsid w:val="00E44F06"/>
    <w:rsid w:val="00E5238B"/>
    <w:rsid w:val="00E551BA"/>
    <w:rsid w:val="00E567C2"/>
    <w:rsid w:val="00E63C03"/>
    <w:rsid w:val="00E65BF4"/>
    <w:rsid w:val="00E66733"/>
    <w:rsid w:val="00E66A54"/>
    <w:rsid w:val="00E66D10"/>
    <w:rsid w:val="00E738C2"/>
    <w:rsid w:val="00E73B07"/>
    <w:rsid w:val="00E74FE5"/>
    <w:rsid w:val="00E75EDC"/>
    <w:rsid w:val="00E77138"/>
    <w:rsid w:val="00E775E1"/>
    <w:rsid w:val="00E812C6"/>
    <w:rsid w:val="00E84541"/>
    <w:rsid w:val="00E848A2"/>
    <w:rsid w:val="00E858BB"/>
    <w:rsid w:val="00E8594B"/>
    <w:rsid w:val="00E85DE5"/>
    <w:rsid w:val="00E86D87"/>
    <w:rsid w:val="00E87409"/>
    <w:rsid w:val="00E87581"/>
    <w:rsid w:val="00E95FA9"/>
    <w:rsid w:val="00E9616F"/>
    <w:rsid w:val="00E96B1B"/>
    <w:rsid w:val="00EA1711"/>
    <w:rsid w:val="00EA2020"/>
    <w:rsid w:val="00EA35E3"/>
    <w:rsid w:val="00EB2DAB"/>
    <w:rsid w:val="00EB7CDC"/>
    <w:rsid w:val="00EC2362"/>
    <w:rsid w:val="00EC249A"/>
    <w:rsid w:val="00EC2566"/>
    <w:rsid w:val="00EC41CA"/>
    <w:rsid w:val="00EC5E00"/>
    <w:rsid w:val="00EC7B13"/>
    <w:rsid w:val="00ED0CA5"/>
    <w:rsid w:val="00ED3BD2"/>
    <w:rsid w:val="00ED4A88"/>
    <w:rsid w:val="00ED74FF"/>
    <w:rsid w:val="00EE4388"/>
    <w:rsid w:val="00EE44D8"/>
    <w:rsid w:val="00EE5E53"/>
    <w:rsid w:val="00EE716E"/>
    <w:rsid w:val="00EF0583"/>
    <w:rsid w:val="00EF13FB"/>
    <w:rsid w:val="00EF1452"/>
    <w:rsid w:val="00EF2ED7"/>
    <w:rsid w:val="00EF33CB"/>
    <w:rsid w:val="00EF5689"/>
    <w:rsid w:val="00EF6531"/>
    <w:rsid w:val="00F00625"/>
    <w:rsid w:val="00F020C8"/>
    <w:rsid w:val="00F04A8A"/>
    <w:rsid w:val="00F0503D"/>
    <w:rsid w:val="00F055C6"/>
    <w:rsid w:val="00F0706F"/>
    <w:rsid w:val="00F11ED3"/>
    <w:rsid w:val="00F13586"/>
    <w:rsid w:val="00F141AC"/>
    <w:rsid w:val="00F17D5C"/>
    <w:rsid w:val="00F2054E"/>
    <w:rsid w:val="00F23AA8"/>
    <w:rsid w:val="00F25A44"/>
    <w:rsid w:val="00F319CF"/>
    <w:rsid w:val="00F31D9B"/>
    <w:rsid w:val="00F417FC"/>
    <w:rsid w:val="00F4299D"/>
    <w:rsid w:val="00F452E7"/>
    <w:rsid w:val="00F50327"/>
    <w:rsid w:val="00F50A11"/>
    <w:rsid w:val="00F519C9"/>
    <w:rsid w:val="00F55A37"/>
    <w:rsid w:val="00F61546"/>
    <w:rsid w:val="00F617B6"/>
    <w:rsid w:val="00F6536B"/>
    <w:rsid w:val="00F71636"/>
    <w:rsid w:val="00F719C0"/>
    <w:rsid w:val="00F73EE6"/>
    <w:rsid w:val="00F7476A"/>
    <w:rsid w:val="00F76684"/>
    <w:rsid w:val="00F76EFE"/>
    <w:rsid w:val="00F76F0C"/>
    <w:rsid w:val="00F80B3C"/>
    <w:rsid w:val="00F838C6"/>
    <w:rsid w:val="00F8538B"/>
    <w:rsid w:val="00F92CE6"/>
    <w:rsid w:val="00FA17BF"/>
    <w:rsid w:val="00FA1C61"/>
    <w:rsid w:val="00FA273C"/>
    <w:rsid w:val="00FA366C"/>
    <w:rsid w:val="00FA4A06"/>
    <w:rsid w:val="00FA5489"/>
    <w:rsid w:val="00FB3A50"/>
    <w:rsid w:val="00FB62A6"/>
    <w:rsid w:val="00FB670D"/>
    <w:rsid w:val="00FB6B4C"/>
    <w:rsid w:val="00FB703F"/>
    <w:rsid w:val="00FC1BBC"/>
    <w:rsid w:val="00FC2280"/>
    <w:rsid w:val="00FC34BB"/>
    <w:rsid w:val="00FC44FD"/>
    <w:rsid w:val="00FC7553"/>
    <w:rsid w:val="00FD2FC2"/>
    <w:rsid w:val="00FD5276"/>
    <w:rsid w:val="00FD61BC"/>
    <w:rsid w:val="00FD6BED"/>
    <w:rsid w:val="00FD7D6B"/>
    <w:rsid w:val="00FD7DC2"/>
    <w:rsid w:val="00FE0013"/>
    <w:rsid w:val="00FE1ECE"/>
    <w:rsid w:val="00FE4031"/>
    <w:rsid w:val="00FE58DA"/>
    <w:rsid w:val="00FF6242"/>
    <w:rsid w:val="00FF7C42"/>
    <w:rsid w:val="014B0970"/>
    <w:rsid w:val="01D3958D"/>
    <w:rsid w:val="02F9F00B"/>
    <w:rsid w:val="04FBA7F9"/>
    <w:rsid w:val="05A05DF8"/>
    <w:rsid w:val="069F466B"/>
    <w:rsid w:val="09237481"/>
    <w:rsid w:val="09A10691"/>
    <w:rsid w:val="0A061649"/>
    <w:rsid w:val="0A9DE4FF"/>
    <w:rsid w:val="0B06C1A2"/>
    <w:rsid w:val="0BA1E6AA"/>
    <w:rsid w:val="0D2957B8"/>
    <w:rsid w:val="0DA78FCD"/>
    <w:rsid w:val="0DDDA51D"/>
    <w:rsid w:val="0F2BAE0F"/>
    <w:rsid w:val="0F8E8BE8"/>
    <w:rsid w:val="0FE989DB"/>
    <w:rsid w:val="109C4B45"/>
    <w:rsid w:val="11D6BD9F"/>
    <w:rsid w:val="11DCB702"/>
    <w:rsid w:val="11F7FFD1"/>
    <w:rsid w:val="11FCC8DB"/>
    <w:rsid w:val="1243E72C"/>
    <w:rsid w:val="130CBA5B"/>
    <w:rsid w:val="13AB187B"/>
    <w:rsid w:val="143B2F1E"/>
    <w:rsid w:val="1471F798"/>
    <w:rsid w:val="15510076"/>
    <w:rsid w:val="1581C736"/>
    <w:rsid w:val="16EDE05D"/>
    <w:rsid w:val="174BB971"/>
    <w:rsid w:val="17A82492"/>
    <w:rsid w:val="17CC1C4D"/>
    <w:rsid w:val="17D83464"/>
    <w:rsid w:val="181803A8"/>
    <w:rsid w:val="1A038F82"/>
    <w:rsid w:val="1D080BA4"/>
    <w:rsid w:val="1DE7571A"/>
    <w:rsid w:val="1EEFC360"/>
    <w:rsid w:val="1F6E518F"/>
    <w:rsid w:val="20403A8E"/>
    <w:rsid w:val="20547F20"/>
    <w:rsid w:val="20AC02BD"/>
    <w:rsid w:val="212F367B"/>
    <w:rsid w:val="21C0F827"/>
    <w:rsid w:val="220C4387"/>
    <w:rsid w:val="2221DDD0"/>
    <w:rsid w:val="222F5E19"/>
    <w:rsid w:val="230138DD"/>
    <w:rsid w:val="237ED50C"/>
    <w:rsid w:val="23B1E182"/>
    <w:rsid w:val="23F4C58C"/>
    <w:rsid w:val="23FDC8DD"/>
    <w:rsid w:val="2411141C"/>
    <w:rsid w:val="25527AED"/>
    <w:rsid w:val="260E0977"/>
    <w:rsid w:val="26A6E4E8"/>
    <w:rsid w:val="28D7C823"/>
    <w:rsid w:val="29171267"/>
    <w:rsid w:val="2A0F3610"/>
    <w:rsid w:val="2A464C27"/>
    <w:rsid w:val="2AD149BB"/>
    <w:rsid w:val="2B6DB5BA"/>
    <w:rsid w:val="2EA5567C"/>
    <w:rsid w:val="2EABB955"/>
    <w:rsid w:val="2F144F2D"/>
    <w:rsid w:val="303C4C61"/>
    <w:rsid w:val="304126DD"/>
    <w:rsid w:val="3088452E"/>
    <w:rsid w:val="335F9F42"/>
    <w:rsid w:val="3561F599"/>
    <w:rsid w:val="3577F5CD"/>
    <w:rsid w:val="35F288E8"/>
    <w:rsid w:val="36439CA5"/>
    <w:rsid w:val="379FAC4A"/>
    <w:rsid w:val="38048254"/>
    <w:rsid w:val="382E475B"/>
    <w:rsid w:val="39660423"/>
    <w:rsid w:val="39BABB77"/>
    <w:rsid w:val="3B11E166"/>
    <w:rsid w:val="3C027FDD"/>
    <w:rsid w:val="3C3217F5"/>
    <w:rsid w:val="3C61CA6C"/>
    <w:rsid w:val="3CB27AD1"/>
    <w:rsid w:val="3D53DF21"/>
    <w:rsid w:val="3D7F30E2"/>
    <w:rsid w:val="3E1942D1"/>
    <w:rsid w:val="3F88AD28"/>
    <w:rsid w:val="409A1687"/>
    <w:rsid w:val="40DFB96B"/>
    <w:rsid w:val="40FAA735"/>
    <w:rsid w:val="41468E90"/>
    <w:rsid w:val="41D1D34F"/>
    <w:rsid w:val="427A123F"/>
    <w:rsid w:val="42BF1EFA"/>
    <w:rsid w:val="42DC37D3"/>
    <w:rsid w:val="438A3A89"/>
    <w:rsid w:val="43ABB1D3"/>
    <w:rsid w:val="453A8E65"/>
    <w:rsid w:val="4560E944"/>
    <w:rsid w:val="4625B677"/>
    <w:rsid w:val="4750EDF1"/>
    <w:rsid w:val="48513B3C"/>
    <w:rsid w:val="48BB8BF8"/>
    <w:rsid w:val="48CB172E"/>
    <w:rsid w:val="49ECF216"/>
    <w:rsid w:val="4A6650D5"/>
    <w:rsid w:val="4ADA3DC1"/>
    <w:rsid w:val="4ADD8976"/>
    <w:rsid w:val="4BCA5E5F"/>
    <w:rsid w:val="4CBBB635"/>
    <w:rsid w:val="4EFB4306"/>
    <w:rsid w:val="4F0C4A94"/>
    <w:rsid w:val="511ABB5B"/>
    <w:rsid w:val="513B20A1"/>
    <w:rsid w:val="53C6935A"/>
    <w:rsid w:val="54CEFFA0"/>
    <w:rsid w:val="54D1EA7D"/>
    <w:rsid w:val="54E4F014"/>
    <w:rsid w:val="54E72A60"/>
    <w:rsid w:val="552B25B3"/>
    <w:rsid w:val="55C2AA69"/>
    <w:rsid w:val="57F42B67"/>
    <w:rsid w:val="580A5E6C"/>
    <w:rsid w:val="589A047D"/>
    <w:rsid w:val="59CA8C99"/>
    <w:rsid w:val="5AC8DA8A"/>
    <w:rsid w:val="5C4E6026"/>
    <w:rsid w:val="5D37EC83"/>
    <w:rsid w:val="5D608D3A"/>
    <w:rsid w:val="5E52A1EF"/>
    <w:rsid w:val="5E648EE5"/>
    <w:rsid w:val="5F6C99F9"/>
    <w:rsid w:val="5F9C4BAD"/>
    <w:rsid w:val="5FE585AD"/>
    <w:rsid w:val="60510FAB"/>
    <w:rsid w:val="61AD82A8"/>
    <w:rsid w:val="61D06890"/>
    <w:rsid w:val="61DE62A4"/>
    <w:rsid w:val="6233FE5D"/>
    <w:rsid w:val="62632678"/>
    <w:rsid w:val="63936F22"/>
    <w:rsid w:val="63D188BA"/>
    <w:rsid w:val="67598AEF"/>
    <w:rsid w:val="67B6867F"/>
    <w:rsid w:val="680351CF"/>
    <w:rsid w:val="68540234"/>
    <w:rsid w:val="6870990D"/>
    <w:rsid w:val="69106355"/>
    <w:rsid w:val="697077AF"/>
    <w:rsid w:val="69A3EB3A"/>
    <w:rsid w:val="69DA008A"/>
    <w:rsid w:val="6A53E62E"/>
    <w:rsid w:val="6AD5E2D9"/>
    <w:rsid w:val="6D22AA4D"/>
    <w:rsid w:val="6DD1C14C"/>
    <w:rsid w:val="6DE3820A"/>
    <w:rsid w:val="6E1DA8A7"/>
    <w:rsid w:val="6E805A7F"/>
    <w:rsid w:val="6F7182DC"/>
    <w:rsid w:val="71444068"/>
    <w:rsid w:val="71910BB8"/>
    <w:rsid w:val="724106AC"/>
    <w:rsid w:val="72DD9E6C"/>
    <w:rsid w:val="7474A5C3"/>
    <w:rsid w:val="75CA59ED"/>
    <w:rsid w:val="76299E81"/>
    <w:rsid w:val="7685DCBE"/>
    <w:rsid w:val="76C7B939"/>
    <w:rsid w:val="7834AE5E"/>
    <w:rsid w:val="785C4179"/>
    <w:rsid w:val="78C19B31"/>
    <w:rsid w:val="7AFD0FA4"/>
    <w:rsid w:val="7B05472A"/>
    <w:rsid w:val="7D4493B8"/>
    <w:rsid w:val="7D58AB55"/>
    <w:rsid w:val="7E51BA2B"/>
    <w:rsid w:val="7F31E1F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426059D"/>
  <w15:chartTrackingRefBased/>
  <w15:docId w15:val="{F6F2D700-3E83-4D48-AF6E-E5864D7A1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F77"/>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D4A88"/>
    <w:pPr>
      <w:ind w:left="720"/>
      <w:contextualSpacing/>
    </w:pPr>
  </w:style>
  <w:style w:type="paragraph" w:styleId="En-tte">
    <w:name w:val="header"/>
    <w:basedOn w:val="Normal"/>
    <w:link w:val="En-tteCar"/>
    <w:uiPriority w:val="99"/>
    <w:unhideWhenUsed/>
    <w:rsid w:val="00061BBA"/>
    <w:pPr>
      <w:tabs>
        <w:tab w:val="center" w:pos="4536"/>
        <w:tab w:val="right" w:pos="9072"/>
      </w:tabs>
    </w:pPr>
  </w:style>
  <w:style w:type="character" w:customStyle="1" w:styleId="En-tteCar">
    <w:name w:val="En-tête Car"/>
    <w:basedOn w:val="Policepardfaut"/>
    <w:link w:val="En-tte"/>
    <w:uiPriority w:val="99"/>
    <w:rsid w:val="00061BBA"/>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061BBA"/>
    <w:pPr>
      <w:tabs>
        <w:tab w:val="center" w:pos="4536"/>
        <w:tab w:val="right" w:pos="9072"/>
      </w:tabs>
    </w:pPr>
  </w:style>
  <w:style w:type="character" w:customStyle="1" w:styleId="PieddepageCar">
    <w:name w:val="Pied de page Car"/>
    <w:basedOn w:val="Policepardfaut"/>
    <w:link w:val="Pieddepage"/>
    <w:uiPriority w:val="99"/>
    <w:rsid w:val="00061BBA"/>
    <w:rPr>
      <w:rFonts w:ascii="Times New Roman" w:eastAsia="Times New Roman" w:hAnsi="Times New Roman" w:cs="Times New Roman"/>
      <w:lang w:eastAsia="fr-FR"/>
    </w:rPr>
  </w:style>
  <w:style w:type="character" w:styleId="Lienhypertexte">
    <w:name w:val="Hyperlink"/>
    <w:basedOn w:val="Policepardfaut"/>
    <w:uiPriority w:val="99"/>
    <w:unhideWhenUsed/>
    <w:rsid w:val="00F11ED3"/>
    <w:rPr>
      <w:color w:val="0563C1" w:themeColor="hyperlink"/>
      <w:u w:val="single"/>
    </w:rPr>
  </w:style>
  <w:style w:type="character" w:styleId="Mentionnonrsolue">
    <w:name w:val="Unresolved Mention"/>
    <w:basedOn w:val="Policepardfaut"/>
    <w:uiPriority w:val="99"/>
    <w:semiHidden/>
    <w:unhideWhenUsed/>
    <w:rsid w:val="00F11ED3"/>
    <w:rPr>
      <w:color w:val="605E5C"/>
      <w:shd w:val="clear" w:color="auto" w:fill="E1DFDD"/>
    </w:rPr>
  </w:style>
  <w:style w:type="character" w:styleId="Lienhypertextesuivivisit">
    <w:name w:val="FollowedHyperlink"/>
    <w:basedOn w:val="Policepardfaut"/>
    <w:uiPriority w:val="99"/>
    <w:semiHidden/>
    <w:unhideWhenUsed/>
    <w:rsid w:val="00D41183"/>
    <w:rPr>
      <w:color w:val="954F72" w:themeColor="followedHyperlink"/>
      <w:u w:val="single"/>
    </w:rPr>
  </w:style>
  <w:style w:type="character" w:styleId="Numrodepage">
    <w:name w:val="page number"/>
    <w:basedOn w:val="Policepardfaut"/>
    <w:uiPriority w:val="99"/>
    <w:semiHidden/>
    <w:unhideWhenUsed/>
    <w:rsid w:val="0037176A"/>
  </w:style>
  <w:style w:type="paragraph" w:styleId="NormalWeb">
    <w:name w:val="Normal (Web)"/>
    <w:basedOn w:val="Normal"/>
    <w:uiPriority w:val="99"/>
    <w:semiHidden/>
    <w:unhideWhenUsed/>
    <w:rsid w:val="001836C4"/>
    <w:pPr>
      <w:spacing w:before="100" w:beforeAutospacing="1" w:after="100" w:afterAutospacing="1"/>
    </w:pPr>
  </w:style>
  <w:style w:type="character" w:styleId="Textedelespacerserv">
    <w:name w:val="Placeholder Text"/>
    <w:basedOn w:val="Policepardfaut"/>
    <w:uiPriority w:val="99"/>
    <w:semiHidden/>
    <w:rsid w:val="00895152"/>
    <w:rPr>
      <w:color w:val="808080"/>
    </w:rPr>
  </w:style>
  <w:style w:type="table" w:styleId="Grilledutableau">
    <w:name w:val="Table Grid"/>
    <w:basedOn w:val="TableauNormal"/>
    <w:uiPriority w:val="59"/>
    <w:rsid w:val="0001290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vision">
    <w:name w:val="Revision"/>
    <w:hidden/>
    <w:uiPriority w:val="99"/>
    <w:semiHidden/>
    <w:rsid w:val="00080AF1"/>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rsid w:val="00080AF1"/>
    <w:rPr>
      <w:sz w:val="18"/>
      <w:szCs w:val="18"/>
    </w:rPr>
  </w:style>
  <w:style w:type="character" w:customStyle="1" w:styleId="TextedebullesCar">
    <w:name w:val="Texte de bulles Car"/>
    <w:basedOn w:val="Policepardfaut"/>
    <w:link w:val="Textedebulles"/>
    <w:uiPriority w:val="99"/>
    <w:semiHidden/>
    <w:rsid w:val="00080AF1"/>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69977">
      <w:bodyDiv w:val="1"/>
      <w:marLeft w:val="0"/>
      <w:marRight w:val="0"/>
      <w:marTop w:val="0"/>
      <w:marBottom w:val="0"/>
      <w:divBdr>
        <w:top w:val="none" w:sz="0" w:space="0" w:color="auto"/>
        <w:left w:val="none" w:sz="0" w:space="0" w:color="auto"/>
        <w:bottom w:val="none" w:sz="0" w:space="0" w:color="auto"/>
        <w:right w:val="none" w:sz="0" w:space="0" w:color="auto"/>
      </w:divBdr>
    </w:div>
    <w:div w:id="156965142">
      <w:bodyDiv w:val="1"/>
      <w:marLeft w:val="0"/>
      <w:marRight w:val="0"/>
      <w:marTop w:val="0"/>
      <w:marBottom w:val="0"/>
      <w:divBdr>
        <w:top w:val="none" w:sz="0" w:space="0" w:color="auto"/>
        <w:left w:val="none" w:sz="0" w:space="0" w:color="auto"/>
        <w:bottom w:val="none" w:sz="0" w:space="0" w:color="auto"/>
        <w:right w:val="none" w:sz="0" w:space="0" w:color="auto"/>
      </w:divBdr>
    </w:div>
    <w:div w:id="290861771">
      <w:bodyDiv w:val="1"/>
      <w:marLeft w:val="0"/>
      <w:marRight w:val="0"/>
      <w:marTop w:val="0"/>
      <w:marBottom w:val="0"/>
      <w:divBdr>
        <w:top w:val="none" w:sz="0" w:space="0" w:color="auto"/>
        <w:left w:val="none" w:sz="0" w:space="0" w:color="auto"/>
        <w:bottom w:val="none" w:sz="0" w:space="0" w:color="auto"/>
        <w:right w:val="none" w:sz="0" w:space="0" w:color="auto"/>
      </w:divBdr>
    </w:div>
    <w:div w:id="560406959">
      <w:bodyDiv w:val="1"/>
      <w:marLeft w:val="0"/>
      <w:marRight w:val="0"/>
      <w:marTop w:val="0"/>
      <w:marBottom w:val="0"/>
      <w:divBdr>
        <w:top w:val="none" w:sz="0" w:space="0" w:color="auto"/>
        <w:left w:val="none" w:sz="0" w:space="0" w:color="auto"/>
        <w:bottom w:val="none" w:sz="0" w:space="0" w:color="auto"/>
        <w:right w:val="none" w:sz="0" w:space="0" w:color="auto"/>
      </w:divBdr>
    </w:div>
    <w:div w:id="663553934">
      <w:bodyDiv w:val="1"/>
      <w:marLeft w:val="0"/>
      <w:marRight w:val="0"/>
      <w:marTop w:val="0"/>
      <w:marBottom w:val="0"/>
      <w:divBdr>
        <w:top w:val="none" w:sz="0" w:space="0" w:color="auto"/>
        <w:left w:val="none" w:sz="0" w:space="0" w:color="auto"/>
        <w:bottom w:val="none" w:sz="0" w:space="0" w:color="auto"/>
        <w:right w:val="none" w:sz="0" w:space="0" w:color="auto"/>
      </w:divBdr>
    </w:div>
    <w:div w:id="685056254">
      <w:bodyDiv w:val="1"/>
      <w:marLeft w:val="0"/>
      <w:marRight w:val="0"/>
      <w:marTop w:val="0"/>
      <w:marBottom w:val="0"/>
      <w:divBdr>
        <w:top w:val="none" w:sz="0" w:space="0" w:color="auto"/>
        <w:left w:val="none" w:sz="0" w:space="0" w:color="auto"/>
        <w:bottom w:val="none" w:sz="0" w:space="0" w:color="auto"/>
        <w:right w:val="none" w:sz="0" w:space="0" w:color="auto"/>
      </w:divBdr>
    </w:div>
    <w:div w:id="749304914">
      <w:bodyDiv w:val="1"/>
      <w:marLeft w:val="0"/>
      <w:marRight w:val="0"/>
      <w:marTop w:val="0"/>
      <w:marBottom w:val="0"/>
      <w:divBdr>
        <w:top w:val="none" w:sz="0" w:space="0" w:color="auto"/>
        <w:left w:val="none" w:sz="0" w:space="0" w:color="auto"/>
        <w:bottom w:val="none" w:sz="0" w:space="0" w:color="auto"/>
        <w:right w:val="none" w:sz="0" w:space="0" w:color="auto"/>
      </w:divBdr>
    </w:div>
    <w:div w:id="1081485534">
      <w:bodyDiv w:val="1"/>
      <w:marLeft w:val="0"/>
      <w:marRight w:val="0"/>
      <w:marTop w:val="0"/>
      <w:marBottom w:val="0"/>
      <w:divBdr>
        <w:top w:val="none" w:sz="0" w:space="0" w:color="auto"/>
        <w:left w:val="none" w:sz="0" w:space="0" w:color="auto"/>
        <w:bottom w:val="none" w:sz="0" w:space="0" w:color="auto"/>
        <w:right w:val="none" w:sz="0" w:space="0" w:color="auto"/>
      </w:divBdr>
    </w:div>
    <w:div w:id="1157309194">
      <w:bodyDiv w:val="1"/>
      <w:marLeft w:val="0"/>
      <w:marRight w:val="0"/>
      <w:marTop w:val="0"/>
      <w:marBottom w:val="0"/>
      <w:divBdr>
        <w:top w:val="none" w:sz="0" w:space="0" w:color="auto"/>
        <w:left w:val="none" w:sz="0" w:space="0" w:color="auto"/>
        <w:bottom w:val="none" w:sz="0" w:space="0" w:color="auto"/>
        <w:right w:val="none" w:sz="0" w:space="0" w:color="auto"/>
      </w:divBdr>
    </w:div>
    <w:div w:id="1185635729">
      <w:bodyDiv w:val="1"/>
      <w:marLeft w:val="0"/>
      <w:marRight w:val="0"/>
      <w:marTop w:val="0"/>
      <w:marBottom w:val="0"/>
      <w:divBdr>
        <w:top w:val="none" w:sz="0" w:space="0" w:color="auto"/>
        <w:left w:val="none" w:sz="0" w:space="0" w:color="auto"/>
        <w:bottom w:val="none" w:sz="0" w:space="0" w:color="auto"/>
        <w:right w:val="none" w:sz="0" w:space="0" w:color="auto"/>
      </w:divBdr>
    </w:div>
    <w:div w:id="1369532014">
      <w:bodyDiv w:val="1"/>
      <w:marLeft w:val="0"/>
      <w:marRight w:val="0"/>
      <w:marTop w:val="0"/>
      <w:marBottom w:val="0"/>
      <w:divBdr>
        <w:top w:val="none" w:sz="0" w:space="0" w:color="auto"/>
        <w:left w:val="none" w:sz="0" w:space="0" w:color="auto"/>
        <w:bottom w:val="none" w:sz="0" w:space="0" w:color="auto"/>
        <w:right w:val="none" w:sz="0" w:space="0" w:color="auto"/>
      </w:divBdr>
    </w:div>
    <w:div w:id="1923101395">
      <w:bodyDiv w:val="1"/>
      <w:marLeft w:val="0"/>
      <w:marRight w:val="0"/>
      <w:marTop w:val="0"/>
      <w:marBottom w:val="0"/>
      <w:divBdr>
        <w:top w:val="none" w:sz="0" w:space="0" w:color="auto"/>
        <w:left w:val="none" w:sz="0" w:space="0" w:color="auto"/>
        <w:bottom w:val="none" w:sz="0" w:space="0" w:color="auto"/>
        <w:right w:val="none" w:sz="0" w:space="0" w:color="auto"/>
      </w:divBdr>
    </w:div>
    <w:div w:id="1958949000">
      <w:bodyDiv w:val="1"/>
      <w:marLeft w:val="0"/>
      <w:marRight w:val="0"/>
      <w:marTop w:val="0"/>
      <w:marBottom w:val="0"/>
      <w:divBdr>
        <w:top w:val="none" w:sz="0" w:space="0" w:color="auto"/>
        <w:left w:val="none" w:sz="0" w:space="0" w:color="auto"/>
        <w:bottom w:val="none" w:sz="0" w:space="0" w:color="auto"/>
        <w:right w:val="none" w:sz="0" w:space="0" w:color="auto"/>
      </w:divBdr>
    </w:div>
    <w:div w:id="1983146158">
      <w:bodyDiv w:val="1"/>
      <w:marLeft w:val="0"/>
      <w:marRight w:val="0"/>
      <w:marTop w:val="0"/>
      <w:marBottom w:val="0"/>
      <w:divBdr>
        <w:top w:val="none" w:sz="0" w:space="0" w:color="auto"/>
        <w:left w:val="none" w:sz="0" w:space="0" w:color="auto"/>
        <w:bottom w:val="none" w:sz="0" w:space="0" w:color="auto"/>
        <w:right w:val="none" w:sz="0" w:space="0" w:color="auto"/>
      </w:divBdr>
    </w:div>
    <w:div w:id="2134205558">
      <w:bodyDiv w:val="1"/>
      <w:marLeft w:val="0"/>
      <w:marRight w:val="0"/>
      <w:marTop w:val="0"/>
      <w:marBottom w:val="0"/>
      <w:divBdr>
        <w:top w:val="none" w:sz="0" w:space="0" w:color="auto"/>
        <w:left w:val="none" w:sz="0" w:space="0" w:color="auto"/>
        <w:bottom w:val="none" w:sz="0" w:space="0" w:color="auto"/>
        <w:right w:val="none" w:sz="0" w:space="0" w:color="auto"/>
      </w:divBdr>
    </w:div>
    <w:div w:id="21412237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tpemonnayeur.wordpress.com/2016/06/27/partie-3/" TargetMode="External"/><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www.semageek.com/smartcash-machine-trie-rend-monnaie-a-base-darduino/" TargetMode="External"/><Relationship Id="rId14" Type="http://schemas.openxmlformats.org/officeDocument/2006/relationships/image" Target="media/image6.jpeg"/><Relationship Id="rId22" Type="http://schemas.openxmlformats.org/officeDocument/2006/relationships/hyperlink" Target="https://forum.arduino.cc/index.php?topic=346702.0" TargetMode="External"/><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4473</Words>
  <Characters>24606</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29021</CharactersWithSpaces>
  <SharedDoc>false</SharedDoc>
  <HLinks>
    <vt:vector size="18" baseType="variant">
      <vt:variant>
        <vt:i4>524302</vt:i4>
      </vt:variant>
      <vt:variant>
        <vt:i4>20</vt:i4>
      </vt:variant>
      <vt:variant>
        <vt:i4>0</vt:i4>
      </vt:variant>
      <vt:variant>
        <vt:i4>5</vt:i4>
      </vt:variant>
      <vt:variant>
        <vt:lpwstr>https://forum.arduino.cc/index.php?topic=346702.0</vt:lpwstr>
      </vt:variant>
      <vt:variant>
        <vt:lpwstr/>
      </vt:variant>
      <vt:variant>
        <vt:i4>3997822</vt:i4>
      </vt:variant>
      <vt:variant>
        <vt:i4>3</vt:i4>
      </vt:variant>
      <vt:variant>
        <vt:i4>0</vt:i4>
      </vt:variant>
      <vt:variant>
        <vt:i4>5</vt:i4>
      </vt:variant>
      <vt:variant>
        <vt:lpwstr>https://tpemonnayeur.wordpress.com/2016/06/27/partie-3/</vt:lpwstr>
      </vt:variant>
      <vt:variant>
        <vt:lpwstr/>
      </vt:variant>
      <vt:variant>
        <vt:i4>5832785</vt:i4>
      </vt:variant>
      <vt:variant>
        <vt:i4>0</vt:i4>
      </vt:variant>
      <vt:variant>
        <vt:i4>0</vt:i4>
      </vt:variant>
      <vt:variant>
        <vt:i4>5</vt:i4>
      </vt:variant>
      <vt:variant>
        <vt:lpwstr>http://www.semageek.com/smartcash-machine-trie-rend-monnaie-a-base-darduino/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Robertson</dc:creator>
  <cp:keywords/>
  <dc:description/>
  <cp:lastModifiedBy>Julie Robertson</cp:lastModifiedBy>
  <cp:revision>2</cp:revision>
  <dcterms:created xsi:type="dcterms:W3CDTF">2020-12-03T16:45:00Z</dcterms:created>
  <dcterms:modified xsi:type="dcterms:W3CDTF">2020-12-03T16:45:00Z</dcterms:modified>
</cp:coreProperties>
</file>